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781" w:type="dxa"/>
        <w:tblInd w:w="360" w:type="dxa"/>
        <w:tblLayout w:type="fixed"/>
        <w:tblCellMar>
          <w:left w:w="10" w:type="dxa"/>
          <w:right w:w="10" w:type="dxa"/>
        </w:tblCellMar>
        <w:tblLook w:val="04A0" w:firstRow="1" w:lastRow="0" w:firstColumn="1" w:lastColumn="0" w:noHBand="0" w:noVBand="1"/>
      </w:tblPr>
      <w:tblGrid>
        <w:gridCol w:w="9781"/>
      </w:tblGrid>
      <w:tr w:rsidR="00B93AFE" w14:paraId="6D8FCD16" w14:textId="77777777" w:rsidTr="00EA05F5">
        <w:trPr>
          <w:cantSplit/>
          <w:trHeight w:val="13835"/>
        </w:trPr>
        <w:tc>
          <w:tcPr>
            <w:tcW w:w="9781" w:type="dxa"/>
            <w:shd w:val="clear" w:color="auto" w:fill="3C4147"/>
            <w:tcMar>
              <w:top w:w="340" w:type="dxa"/>
              <w:left w:w="360" w:type="dxa"/>
              <w:bottom w:w="340" w:type="dxa"/>
              <w:right w:w="360" w:type="dxa"/>
            </w:tcMar>
          </w:tcPr>
          <w:p w14:paraId="6D8FCD0B" w14:textId="77777777" w:rsidR="00B93AFE" w:rsidRDefault="00F25E6F">
            <w:pPr>
              <w:spacing w:after="1400" w:line="264" w:lineRule="auto"/>
            </w:pPr>
            <w:r>
              <w:rPr>
                <w:rFonts w:ascii="Aptos" w:hAnsi="Aptos" w:cs="Aptos"/>
                <w:caps/>
                <w:color w:val="FFFFFF"/>
                <w:spacing w:val="40"/>
                <w:sz w:val="14"/>
                <w:szCs w:val="14"/>
              </w:rPr>
              <w:t>Strictly private &amp; confidential</w:t>
            </w:r>
          </w:p>
          <w:p w14:paraId="6D8FCD0C" w14:textId="77777777" w:rsidR="00B93AFE" w:rsidRDefault="00F25E6F">
            <w:pPr>
              <w:spacing w:after="120" w:line="264" w:lineRule="auto"/>
            </w:pPr>
            <w:r>
              <w:rPr>
                <w:rFonts w:ascii="Aptos" w:hAnsi="Aptos" w:cs="Aptos"/>
                <w:b/>
                <w:caps/>
                <w:color w:val="FFB3D8"/>
                <w:spacing w:val="36"/>
                <w:sz w:val="18"/>
                <w:szCs w:val="18"/>
              </w:rPr>
              <w:t>Finance Playbook</w:t>
            </w:r>
          </w:p>
          <w:p w14:paraId="6D8FCD0D" w14:textId="77777777" w:rsidR="00B93AFE" w:rsidRDefault="00F25E6F">
            <w:pPr>
              <w:spacing w:after="220" w:line="240" w:lineRule="auto"/>
            </w:pPr>
            <w:r>
              <w:rPr>
                <w:rFonts w:ascii="Exo" w:hAnsi="Exo" w:cs="Exo"/>
                <w:b/>
                <w:color w:val="FFFFFF"/>
                <w:sz w:val="56"/>
                <w:szCs w:val="56"/>
              </w:rPr>
              <w:t>How the finance function runs, end to end</w:t>
            </w:r>
          </w:p>
          <w:p w14:paraId="6D8FCD0E" w14:textId="77777777" w:rsidR="00B93AFE" w:rsidRDefault="00F25E6F">
            <w:pPr>
              <w:spacing w:after="1400" w:line="276" w:lineRule="auto"/>
            </w:pPr>
            <w:r>
              <w:rPr>
                <w:rFonts w:ascii="Aptos" w:hAnsi="Aptos" w:cs="Aptos"/>
                <w:color w:val="F2F2F2"/>
              </w:rPr>
              <w:t xml:space="preserve">The systems, controls, delegations and rhythms that keep the finance function accurate, compliant and trusted — in one place. </w:t>
            </w:r>
            <w:proofErr w:type="spellStart"/>
            <w:r>
              <w:rPr>
                <w:rFonts w:ascii="Aptos" w:hAnsi="Aptos" w:cs="Aptos"/>
                <w:color w:val="F2F2F2"/>
              </w:rPr>
              <w:t>Brainsource</w:t>
            </w:r>
            <w:proofErr w:type="spellEnd"/>
            <w:r>
              <w:rPr>
                <w:rFonts w:ascii="Aptos" w:hAnsi="Aptos" w:cs="Aptos"/>
                <w:color w:val="F2F2F2"/>
              </w:rPr>
              <w:t xml:space="preserve"> Corporation · Brainbox Group Philippine operations.</w:t>
            </w:r>
          </w:p>
          <w:tbl>
            <w:tblPr>
              <w:tblpPr w:leftFromText="180" w:rightFromText="180" w:vertAnchor="text" w:horzAnchor="margin" w:tblpY="6857"/>
              <w:tblOverlap w:val="never"/>
              <w:tblW w:w="9174" w:type="dxa"/>
              <w:tblBorders>
                <w:top w:val="single" w:sz="4" w:space="0" w:color="8A8F96"/>
              </w:tblBorders>
              <w:tblLayout w:type="fixed"/>
              <w:tblCellMar>
                <w:left w:w="10" w:type="dxa"/>
                <w:right w:w="10" w:type="dxa"/>
              </w:tblCellMar>
              <w:tblLook w:val="04A0" w:firstRow="1" w:lastRow="0" w:firstColumn="1" w:lastColumn="0" w:noHBand="0" w:noVBand="1"/>
            </w:tblPr>
            <w:tblGrid>
              <w:gridCol w:w="3058"/>
              <w:gridCol w:w="3058"/>
              <w:gridCol w:w="3058"/>
            </w:tblGrid>
            <w:tr w:rsidR="00B93AFE" w14:paraId="3C01E58A" w14:textId="77777777" w:rsidTr="00EA05F5">
              <w:trPr>
                <w:cantSplit/>
                <w:trHeight w:val="835"/>
              </w:trPr>
              <w:tc>
                <w:tcPr>
                  <w:tcW w:w="3058" w:type="dxa"/>
                  <w:shd w:val="clear" w:color="auto" w:fill="3C4147"/>
                  <w:tcMar>
                    <w:top w:w="100" w:type="dxa"/>
                    <w:left w:w="120" w:type="dxa"/>
                    <w:bottom w:w="100" w:type="dxa"/>
                    <w:right w:w="120" w:type="dxa"/>
                  </w:tcMar>
                </w:tcPr>
                <w:p w14:paraId="76D7EA53" w14:textId="77777777" w:rsidR="00B93AFE" w:rsidRDefault="00F25E6F">
                  <w:pPr>
                    <w:spacing w:after="30" w:line="264" w:lineRule="auto"/>
                  </w:pPr>
                  <w:r>
                    <w:rPr>
                      <w:rFonts w:ascii="Aptos" w:hAnsi="Aptos" w:cs="Aptos"/>
                      <w:caps/>
                      <w:color w:val="C9CDD2"/>
                      <w:spacing w:val="20"/>
                      <w:sz w:val="13"/>
                      <w:szCs w:val="13"/>
                    </w:rPr>
                    <w:t>Document owner</w:t>
                  </w:r>
                </w:p>
                <w:p w14:paraId="54456099" w14:textId="77777777" w:rsidR="00B93AFE" w:rsidRDefault="00F25E6F">
                  <w:pPr>
                    <w:spacing w:after="0" w:line="264" w:lineRule="auto"/>
                  </w:pPr>
                  <w:r>
                    <w:rPr>
                      <w:rFonts w:ascii="Aptos" w:hAnsi="Aptos" w:cs="Aptos"/>
                      <w:color w:val="FFFFFF"/>
                      <w:sz w:val="18"/>
                      <w:szCs w:val="18"/>
                    </w:rPr>
                    <w:t>General Manager – Corporate</w:t>
                  </w:r>
                </w:p>
              </w:tc>
              <w:tc>
                <w:tcPr>
                  <w:tcW w:w="3058" w:type="dxa"/>
                  <w:shd w:val="clear" w:color="auto" w:fill="3C4147"/>
                  <w:tcMar>
                    <w:top w:w="100" w:type="dxa"/>
                    <w:left w:w="120" w:type="dxa"/>
                    <w:bottom w:w="100" w:type="dxa"/>
                    <w:right w:w="120" w:type="dxa"/>
                  </w:tcMar>
                </w:tcPr>
                <w:p w14:paraId="04979D62" w14:textId="77777777" w:rsidR="00B93AFE" w:rsidRDefault="00F25E6F">
                  <w:pPr>
                    <w:spacing w:after="30" w:line="264" w:lineRule="auto"/>
                  </w:pPr>
                  <w:r>
                    <w:rPr>
                      <w:rFonts w:ascii="Aptos" w:hAnsi="Aptos" w:cs="Aptos"/>
                      <w:caps/>
                      <w:color w:val="C9CDD2"/>
                      <w:spacing w:val="20"/>
                      <w:sz w:val="13"/>
                      <w:szCs w:val="13"/>
                    </w:rPr>
                    <w:t>Issue date</w:t>
                  </w:r>
                </w:p>
                <w:p w14:paraId="477D7D3C" w14:textId="77777777" w:rsidR="00B93AFE" w:rsidRDefault="00F25E6F">
                  <w:pPr>
                    <w:spacing w:after="0" w:line="264" w:lineRule="auto"/>
                  </w:pPr>
                  <w:r>
                    <w:rPr>
                      <w:rFonts w:ascii="Aptos" w:hAnsi="Aptos" w:cs="Aptos"/>
                      <w:color w:val="FFFFFF"/>
                      <w:sz w:val="18"/>
                      <w:szCs w:val="18"/>
                    </w:rPr>
                    <w:t>Edition 1 · 2026</w:t>
                  </w:r>
                </w:p>
              </w:tc>
              <w:tc>
                <w:tcPr>
                  <w:tcW w:w="3058" w:type="dxa"/>
                  <w:shd w:val="clear" w:color="auto" w:fill="3C4147"/>
                  <w:tcMar>
                    <w:top w:w="100" w:type="dxa"/>
                    <w:left w:w="120" w:type="dxa"/>
                    <w:bottom w:w="100" w:type="dxa"/>
                    <w:right w:w="120" w:type="dxa"/>
                  </w:tcMar>
                  <w:vAlign w:val="bottom"/>
                </w:tcPr>
                <w:p w14:paraId="343A4F53" w14:textId="77777777" w:rsidR="00B93AFE" w:rsidRPr="00EA05F5" w:rsidRDefault="00F25E6F">
                  <w:pPr>
                    <w:spacing w:after="0" w:line="264" w:lineRule="auto"/>
                    <w:jc w:val="right"/>
                    <w:rPr>
                      <w:sz w:val="20"/>
                      <w:szCs w:val="20"/>
                    </w:rPr>
                  </w:pPr>
                  <w:r w:rsidRPr="00EA05F5">
                    <w:rPr>
                      <w:rFonts w:ascii="Exo" w:hAnsi="Exo" w:cs="Exo"/>
                      <w:b/>
                      <w:color w:val="FF7FBF"/>
                      <w:spacing w:val="40"/>
                      <w:sz w:val="20"/>
                      <w:szCs w:val="20"/>
                    </w:rPr>
                    <w:t>BRAINBOX</w:t>
                  </w:r>
                </w:p>
              </w:tc>
            </w:tr>
          </w:tbl>
          <w:p w14:paraId="6D8FCD15" w14:textId="77777777" w:rsidR="00B93AFE" w:rsidRDefault="00B93AFE">
            <w:pPr>
              <w:spacing w:after="0" w:line="264" w:lineRule="auto"/>
            </w:pPr>
          </w:p>
        </w:tc>
      </w:tr>
    </w:tbl>
    <w:p w14:paraId="6D8FCD18" w14:textId="77777777" w:rsidR="00B93AFE" w:rsidRDefault="00F25E6F">
      <w:pPr>
        <w:keepNext/>
        <w:keepLines/>
        <w:pageBreakBefore/>
        <w:pBdr>
          <w:bottom w:val="single" w:sz="6" w:space="4" w:color="D2D6DA"/>
        </w:pBdr>
        <w:spacing w:before="60" w:after="120" w:line="264" w:lineRule="auto"/>
      </w:pPr>
      <w:r>
        <w:rPr>
          <w:rFonts w:ascii="Exo" w:hAnsi="Exo" w:cs="Exo"/>
          <w:b/>
          <w:color w:val="FF0080"/>
          <w:sz w:val="30"/>
          <w:szCs w:val="30"/>
        </w:rPr>
        <w:lastRenderedPageBreak/>
        <w:t xml:space="preserve">— </w:t>
      </w:r>
      <w:r>
        <w:rPr>
          <w:rFonts w:ascii="Exo" w:hAnsi="Exo" w:cs="Exo"/>
          <w:b/>
          <w:color w:val="3C4147"/>
          <w:sz w:val="30"/>
          <w:szCs w:val="30"/>
        </w:rPr>
        <w:t>Contents</w:t>
      </w:r>
    </w:p>
    <w:tbl>
      <w:tblPr>
        <w:tblW w:w="9638" w:type="dxa"/>
        <w:tblInd w:w="90" w:type="dxa"/>
        <w:tblBorders>
          <w:insideH w:val="single" w:sz="4" w:space="0" w:color="D2D6DA"/>
        </w:tblBorders>
        <w:tblLayout w:type="fixed"/>
        <w:tblCellMar>
          <w:left w:w="10" w:type="dxa"/>
          <w:right w:w="10" w:type="dxa"/>
        </w:tblCellMar>
        <w:tblLook w:val="04A0" w:firstRow="1" w:lastRow="0" w:firstColumn="1" w:lastColumn="0" w:noHBand="0" w:noVBand="1"/>
      </w:tblPr>
      <w:tblGrid>
        <w:gridCol w:w="700"/>
        <w:gridCol w:w="8938"/>
      </w:tblGrid>
      <w:tr w:rsidR="00B93AFE" w14:paraId="6D8FCD1B" w14:textId="77777777">
        <w:trPr>
          <w:cantSplit/>
        </w:trPr>
        <w:tc>
          <w:tcPr>
            <w:tcW w:w="700" w:type="dxa"/>
            <w:tcMar>
              <w:top w:w="70" w:type="dxa"/>
              <w:left w:w="90" w:type="dxa"/>
              <w:bottom w:w="70" w:type="dxa"/>
              <w:right w:w="90" w:type="dxa"/>
            </w:tcMar>
          </w:tcPr>
          <w:p w14:paraId="6D8FCD19" w14:textId="77777777" w:rsidR="00B93AFE" w:rsidRDefault="00F25E6F">
            <w:pPr>
              <w:spacing w:after="0" w:line="264" w:lineRule="auto"/>
            </w:pPr>
            <w:r>
              <w:rPr>
                <w:rFonts w:ascii="Aptos" w:hAnsi="Aptos" w:cs="Aptos"/>
                <w:b/>
                <w:color w:val="FF0080"/>
                <w:sz w:val="16"/>
                <w:szCs w:val="16"/>
              </w:rPr>
              <w:t>01</w:t>
            </w:r>
          </w:p>
        </w:tc>
        <w:tc>
          <w:tcPr>
            <w:tcW w:w="8938" w:type="dxa"/>
            <w:tcMar>
              <w:top w:w="70" w:type="dxa"/>
              <w:left w:w="90" w:type="dxa"/>
              <w:bottom w:w="70" w:type="dxa"/>
              <w:right w:w="90" w:type="dxa"/>
            </w:tcMar>
          </w:tcPr>
          <w:p w14:paraId="6D8FCD1A" w14:textId="77777777" w:rsidR="00B93AFE" w:rsidRDefault="00F25E6F">
            <w:pPr>
              <w:spacing w:after="0" w:line="264" w:lineRule="auto"/>
            </w:pPr>
            <w:r>
              <w:rPr>
                <w:rFonts w:ascii="Exo" w:hAnsi="Exo" w:cs="Exo"/>
                <w:b/>
                <w:color w:val="3C4147"/>
                <w:sz w:val="20"/>
                <w:szCs w:val="20"/>
              </w:rPr>
              <w:t>1.1 · Purpose of this playbook</w:t>
            </w:r>
          </w:p>
        </w:tc>
      </w:tr>
      <w:tr w:rsidR="00B93AFE" w14:paraId="6D8FCD1E" w14:textId="77777777">
        <w:trPr>
          <w:cantSplit/>
        </w:trPr>
        <w:tc>
          <w:tcPr>
            <w:tcW w:w="700" w:type="dxa"/>
            <w:tcMar>
              <w:top w:w="70" w:type="dxa"/>
              <w:left w:w="90" w:type="dxa"/>
              <w:bottom w:w="70" w:type="dxa"/>
              <w:right w:w="90" w:type="dxa"/>
            </w:tcMar>
          </w:tcPr>
          <w:p w14:paraId="6D8FCD1C" w14:textId="77777777" w:rsidR="00B93AFE" w:rsidRDefault="00F25E6F">
            <w:pPr>
              <w:spacing w:after="0" w:line="264" w:lineRule="auto"/>
            </w:pPr>
            <w:r>
              <w:rPr>
                <w:rFonts w:ascii="Aptos" w:hAnsi="Aptos" w:cs="Aptos"/>
                <w:b/>
                <w:color w:val="FF0080"/>
                <w:sz w:val="16"/>
                <w:szCs w:val="16"/>
              </w:rPr>
              <w:t>02</w:t>
            </w:r>
          </w:p>
        </w:tc>
        <w:tc>
          <w:tcPr>
            <w:tcW w:w="8938" w:type="dxa"/>
            <w:tcMar>
              <w:top w:w="70" w:type="dxa"/>
              <w:left w:w="90" w:type="dxa"/>
              <w:bottom w:w="70" w:type="dxa"/>
              <w:right w:w="90" w:type="dxa"/>
            </w:tcMar>
          </w:tcPr>
          <w:p w14:paraId="6D8FCD1D" w14:textId="77777777" w:rsidR="00B93AFE" w:rsidRDefault="00F25E6F">
            <w:pPr>
              <w:spacing w:after="0" w:line="264" w:lineRule="auto"/>
            </w:pPr>
            <w:r>
              <w:rPr>
                <w:rFonts w:ascii="Exo" w:hAnsi="Exo" w:cs="Exo"/>
                <w:b/>
                <w:color w:val="3C4147"/>
                <w:sz w:val="20"/>
                <w:szCs w:val="20"/>
              </w:rPr>
              <w:t xml:space="preserve">1.2 · The finance function </w:t>
            </w:r>
            <w:proofErr w:type="gramStart"/>
            <w:r>
              <w:rPr>
                <w:rFonts w:ascii="Exo" w:hAnsi="Exo" w:cs="Exo"/>
                <w:b/>
                <w:color w:val="3C4147"/>
                <w:sz w:val="20"/>
                <w:szCs w:val="20"/>
              </w:rPr>
              <w:t>at a glance</w:t>
            </w:r>
            <w:proofErr w:type="gramEnd"/>
          </w:p>
        </w:tc>
      </w:tr>
      <w:tr w:rsidR="00B93AFE" w14:paraId="6D8FCD21" w14:textId="77777777">
        <w:trPr>
          <w:cantSplit/>
        </w:trPr>
        <w:tc>
          <w:tcPr>
            <w:tcW w:w="700" w:type="dxa"/>
            <w:tcMar>
              <w:top w:w="70" w:type="dxa"/>
              <w:left w:w="90" w:type="dxa"/>
              <w:bottom w:w="70" w:type="dxa"/>
              <w:right w:w="90" w:type="dxa"/>
            </w:tcMar>
          </w:tcPr>
          <w:p w14:paraId="6D8FCD1F" w14:textId="77777777" w:rsidR="00B93AFE" w:rsidRDefault="00F25E6F">
            <w:pPr>
              <w:spacing w:after="0" w:line="264" w:lineRule="auto"/>
            </w:pPr>
            <w:r>
              <w:rPr>
                <w:rFonts w:ascii="Aptos" w:hAnsi="Aptos" w:cs="Aptos"/>
                <w:b/>
                <w:color w:val="FF0080"/>
                <w:sz w:val="16"/>
                <w:szCs w:val="16"/>
              </w:rPr>
              <w:t>03</w:t>
            </w:r>
          </w:p>
        </w:tc>
        <w:tc>
          <w:tcPr>
            <w:tcW w:w="8938" w:type="dxa"/>
            <w:tcMar>
              <w:top w:w="70" w:type="dxa"/>
              <w:left w:w="90" w:type="dxa"/>
              <w:bottom w:w="70" w:type="dxa"/>
              <w:right w:w="90" w:type="dxa"/>
            </w:tcMar>
          </w:tcPr>
          <w:p w14:paraId="6D8FCD20" w14:textId="77777777" w:rsidR="00B93AFE" w:rsidRDefault="00F25E6F">
            <w:pPr>
              <w:spacing w:after="0" w:line="264" w:lineRule="auto"/>
            </w:pPr>
            <w:r>
              <w:rPr>
                <w:rFonts w:ascii="Exo" w:hAnsi="Exo" w:cs="Exo"/>
                <w:b/>
                <w:color w:val="3C4147"/>
                <w:sz w:val="20"/>
                <w:szCs w:val="20"/>
              </w:rPr>
              <w:t>1.3 · Systems of record</w:t>
            </w:r>
          </w:p>
        </w:tc>
      </w:tr>
      <w:tr w:rsidR="00B93AFE" w14:paraId="6D8FCD24" w14:textId="77777777">
        <w:trPr>
          <w:cantSplit/>
        </w:trPr>
        <w:tc>
          <w:tcPr>
            <w:tcW w:w="700" w:type="dxa"/>
            <w:tcMar>
              <w:top w:w="70" w:type="dxa"/>
              <w:left w:w="90" w:type="dxa"/>
              <w:bottom w:w="70" w:type="dxa"/>
              <w:right w:w="90" w:type="dxa"/>
            </w:tcMar>
          </w:tcPr>
          <w:p w14:paraId="6D8FCD22" w14:textId="77777777" w:rsidR="00B93AFE" w:rsidRDefault="00F25E6F">
            <w:pPr>
              <w:spacing w:after="0" w:line="264" w:lineRule="auto"/>
            </w:pPr>
            <w:r>
              <w:rPr>
                <w:rFonts w:ascii="Aptos" w:hAnsi="Aptos" w:cs="Aptos"/>
                <w:b/>
                <w:color w:val="FF0080"/>
                <w:sz w:val="16"/>
                <w:szCs w:val="16"/>
              </w:rPr>
              <w:t>04</w:t>
            </w:r>
          </w:p>
        </w:tc>
        <w:tc>
          <w:tcPr>
            <w:tcW w:w="8938" w:type="dxa"/>
            <w:tcMar>
              <w:top w:w="70" w:type="dxa"/>
              <w:left w:w="90" w:type="dxa"/>
              <w:bottom w:w="70" w:type="dxa"/>
              <w:right w:w="90" w:type="dxa"/>
            </w:tcMar>
          </w:tcPr>
          <w:p w14:paraId="6D8FCD23" w14:textId="77777777" w:rsidR="00B93AFE" w:rsidRDefault="00F25E6F">
            <w:pPr>
              <w:spacing w:after="0" w:line="264" w:lineRule="auto"/>
            </w:pPr>
            <w:r>
              <w:rPr>
                <w:rFonts w:ascii="Exo" w:hAnsi="Exo" w:cs="Exo"/>
                <w:b/>
                <w:color w:val="3C4147"/>
                <w:sz w:val="20"/>
                <w:szCs w:val="20"/>
              </w:rPr>
              <w:t>1.4 · Financial controls &amp; separation of duties</w:t>
            </w:r>
          </w:p>
        </w:tc>
      </w:tr>
      <w:tr w:rsidR="00B93AFE" w14:paraId="6D8FCD27" w14:textId="77777777">
        <w:trPr>
          <w:cantSplit/>
        </w:trPr>
        <w:tc>
          <w:tcPr>
            <w:tcW w:w="700" w:type="dxa"/>
            <w:tcMar>
              <w:top w:w="70" w:type="dxa"/>
              <w:left w:w="90" w:type="dxa"/>
              <w:bottom w:w="70" w:type="dxa"/>
              <w:right w:w="90" w:type="dxa"/>
            </w:tcMar>
          </w:tcPr>
          <w:p w14:paraId="6D8FCD25" w14:textId="77777777" w:rsidR="00B93AFE" w:rsidRDefault="00F25E6F">
            <w:pPr>
              <w:spacing w:after="0" w:line="264" w:lineRule="auto"/>
            </w:pPr>
            <w:r>
              <w:rPr>
                <w:rFonts w:ascii="Aptos" w:hAnsi="Aptos" w:cs="Aptos"/>
                <w:b/>
                <w:color w:val="FF0080"/>
                <w:sz w:val="16"/>
                <w:szCs w:val="16"/>
              </w:rPr>
              <w:t>05</w:t>
            </w:r>
          </w:p>
        </w:tc>
        <w:tc>
          <w:tcPr>
            <w:tcW w:w="8938" w:type="dxa"/>
            <w:tcMar>
              <w:top w:w="70" w:type="dxa"/>
              <w:left w:w="90" w:type="dxa"/>
              <w:bottom w:w="70" w:type="dxa"/>
              <w:right w:w="90" w:type="dxa"/>
            </w:tcMar>
          </w:tcPr>
          <w:p w14:paraId="6D8FCD26" w14:textId="77777777" w:rsidR="00B93AFE" w:rsidRDefault="00F25E6F">
            <w:pPr>
              <w:spacing w:after="0" w:line="264" w:lineRule="auto"/>
            </w:pPr>
            <w:r>
              <w:rPr>
                <w:rFonts w:ascii="Exo" w:hAnsi="Exo" w:cs="Exo"/>
                <w:b/>
                <w:color w:val="3C4147"/>
                <w:sz w:val="20"/>
                <w:szCs w:val="20"/>
              </w:rPr>
              <w:t>1.5 · Delegations &amp; authorities</w:t>
            </w:r>
          </w:p>
        </w:tc>
      </w:tr>
      <w:tr w:rsidR="00B93AFE" w14:paraId="6D8FCD2A" w14:textId="77777777">
        <w:trPr>
          <w:cantSplit/>
        </w:trPr>
        <w:tc>
          <w:tcPr>
            <w:tcW w:w="700" w:type="dxa"/>
            <w:tcMar>
              <w:top w:w="70" w:type="dxa"/>
              <w:left w:w="90" w:type="dxa"/>
              <w:bottom w:w="70" w:type="dxa"/>
              <w:right w:w="90" w:type="dxa"/>
            </w:tcMar>
          </w:tcPr>
          <w:p w14:paraId="6D8FCD28" w14:textId="77777777" w:rsidR="00B93AFE" w:rsidRDefault="00F25E6F">
            <w:pPr>
              <w:spacing w:after="0" w:line="264" w:lineRule="auto"/>
            </w:pPr>
            <w:r>
              <w:rPr>
                <w:rFonts w:ascii="Aptos" w:hAnsi="Aptos" w:cs="Aptos"/>
                <w:b/>
                <w:color w:val="FF0080"/>
                <w:sz w:val="16"/>
                <w:szCs w:val="16"/>
              </w:rPr>
              <w:t>06</w:t>
            </w:r>
          </w:p>
        </w:tc>
        <w:tc>
          <w:tcPr>
            <w:tcW w:w="8938" w:type="dxa"/>
            <w:tcMar>
              <w:top w:w="70" w:type="dxa"/>
              <w:left w:w="90" w:type="dxa"/>
              <w:bottom w:w="70" w:type="dxa"/>
              <w:right w:w="90" w:type="dxa"/>
            </w:tcMar>
          </w:tcPr>
          <w:p w14:paraId="6D8FCD29" w14:textId="77777777" w:rsidR="00B93AFE" w:rsidRDefault="00F25E6F">
            <w:pPr>
              <w:spacing w:after="0" w:line="264" w:lineRule="auto"/>
            </w:pPr>
            <w:r>
              <w:rPr>
                <w:rFonts w:ascii="Exo" w:hAnsi="Exo" w:cs="Exo"/>
                <w:b/>
                <w:color w:val="3C4147"/>
                <w:sz w:val="20"/>
                <w:szCs w:val="20"/>
              </w:rPr>
              <w:t>1.6 · Confidentiality &amp; information security</w:t>
            </w:r>
          </w:p>
        </w:tc>
      </w:tr>
      <w:tr w:rsidR="00B93AFE" w14:paraId="6D8FCD2D" w14:textId="77777777">
        <w:trPr>
          <w:cantSplit/>
        </w:trPr>
        <w:tc>
          <w:tcPr>
            <w:tcW w:w="700" w:type="dxa"/>
            <w:tcMar>
              <w:top w:w="70" w:type="dxa"/>
              <w:left w:w="90" w:type="dxa"/>
              <w:bottom w:w="70" w:type="dxa"/>
              <w:right w:w="90" w:type="dxa"/>
            </w:tcMar>
          </w:tcPr>
          <w:p w14:paraId="6D8FCD2B" w14:textId="77777777" w:rsidR="00B93AFE" w:rsidRDefault="00F25E6F">
            <w:pPr>
              <w:spacing w:after="0" w:line="264" w:lineRule="auto"/>
            </w:pPr>
            <w:r>
              <w:rPr>
                <w:rFonts w:ascii="Aptos" w:hAnsi="Aptos" w:cs="Aptos"/>
                <w:b/>
                <w:color w:val="FF0080"/>
                <w:sz w:val="16"/>
                <w:szCs w:val="16"/>
              </w:rPr>
              <w:t>07</w:t>
            </w:r>
          </w:p>
        </w:tc>
        <w:tc>
          <w:tcPr>
            <w:tcW w:w="8938" w:type="dxa"/>
            <w:tcMar>
              <w:top w:w="70" w:type="dxa"/>
              <w:left w:w="90" w:type="dxa"/>
              <w:bottom w:w="70" w:type="dxa"/>
              <w:right w:w="90" w:type="dxa"/>
            </w:tcMar>
          </w:tcPr>
          <w:p w14:paraId="6D8FCD2C" w14:textId="77777777" w:rsidR="00B93AFE" w:rsidRDefault="00F25E6F">
            <w:pPr>
              <w:spacing w:after="0" w:line="264" w:lineRule="auto"/>
            </w:pPr>
            <w:r>
              <w:rPr>
                <w:rFonts w:ascii="Exo" w:hAnsi="Exo" w:cs="Exo"/>
                <w:b/>
                <w:color w:val="3C4147"/>
                <w:sz w:val="20"/>
                <w:szCs w:val="20"/>
              </w:rPr>
              <w:t>1.7 · Operating philosophy &amp; escalation</w:t>
            </w:r>
          </w:p>
        </w:tc>
      </w:tr>
      <w:tr w:rsidR="00B93AFE" w14:paraId="6D8FCD30" w14:textId="77777777">
        <w:trPr>
          <w:cantSplit/>
        </w:trPr>
        <w:tc>
          <w:tcPr>
            <w:tcW w:w="700" w:type="dxa"/>
            <w:tcMar>
              <w:top w:w="70" w:type="dxa"/>
              <w:left w:w="90" w:type="dxa"/>
              <w:bottom w:w="70" w:type="dxa"/>
              <w:right w:w="90" w:type="dxa"/>
            </w:tcMar>
          </w:tcPr>
          <w:p w14:paraId="6D8FCD2E" w14:textId="77777777" w:rsidR="00B93AFE" w:rsidRDefault="00F25E6F">
            <w:pPr>
              <w:spacing w:after="0" w:line="264" w:lineRule="auto"/>
            </w:pPr>
            <w:r>
              <w:rPr>
                <w:rFonts w:ascii="Aptos" w:hAnsi="Aptos" w:cs="Aptos"/>
                <w:b/>
                <w:color w:val="FF0080"/>
                <w:sz w:val="16"/>
                <w:szCs w:val="16"/>
              </w:rPr>
              <w:t>08</w:t>
            </w:r>
          </w:p>
        </w:tc>
        <w:tc>
          <w:tcPr>
            <w:tcW w:w="8938" w:type="dxa"/>
            <w:tcMar>
              <w:top w:w="70" w:type="dxa"/>
              <w:left w:w="90" w:type="dxa"/>
              <w:bottom w:w="70" w:type="dxa"/>
              <w:right w:w="90" w:type="dxa"/>
            </w:tcMar>
          </w:tcPr>
          <w:p w14:paraId="6D8FCD2F" w14:textId="77777777" w:rsidR="00B93AFE" w:rsidRDefault="00F25E6F">
            <w:pPr>
              <w:spacing w:after="0" w:line="264" w:lineRule="auto"/>
            </w:pPr>
            <w:r>
              <w:rPr>
                <w:rFonts w:ascii="Exo" w:hAnsi="Exo" w:cs="Exo"/>
                <w:b/>
                <w:color w:val="3C4147"/>
                <w:sz w:val="20"/>
                <w:szCs w:val="20"/>
              </w:rPr>
              <w:t>1.8 · Operating rhythm</w:t>
            </w:r>
          </w:p>
        </w:tc>
      </w:tr>
      <w:tr w:rsidR="00B93AFE" w14:paraId="6D8FCD33" w14:textId="77777777">
        <w:trPr>
          <w:cantSplit/>
        </w:trPr>
        <w:tc>
          <w:tcPr>
            <w:tcW w:w="700" w:type="dxa"/>
            <w:tcMar>
              <w:top w:w="70" w:type="dxa"/>
              <w:left w:w="90" w:type="dxa"/>
              <w:bottom w:w="70" w:type="dxa"/>
              <w:right w:w="90" w:type="dxa"/>
            </w:tcMar>
          </w:tcPr>
          <w:p w14:paraId="6D8FCD31" w14:textId="77777777" w:rsidR="00B93AFE" w:rsidRDefault="00F25E6F">
            <w:pPr>
              <w:spacing w:after="0" w:line="264" w:lineRule="auto"/>
            </w:pPr>
            <w:r>
              <w:rPr>
                <w:rFonts w:ascii="Aptos" w:hAnsi="Aptos" w:cs="Aptos"/>
                <w:b/>
                <w:color w:val="FF0080"/>
                <w:sz w:val="16"/>
                <w:szCs w:val="16"/>
              </w:rPr>
              <w:t>09</w:t>
            </w:r>
          </w:p>
        </w:tc>
        <w:tc>
          <w:tcPr>
            <w:tcW w:w="8938" w:type="dxa"/>
            <w:tcMar>
              <w:top w:w="70" w:type="dxa"/>
              <w:left w:w="90" w:type="dxa"/>
              <w:bottom w:w="70" w:type="dxa"/>
              <w:right w:w="90" w:type="dxa"/>
            </w:tcMar>
          </w:tcPr>
          <w:p w14:paraId="6D8FCD32" w14:textId="77777777" w:rsidR="00B93AFE" w:rsidRDefault="00F25E6F">
            <w:pPr>
              <w:spacing w:after="0" w:line="264" w:lineRule="auto"/>
            </w:pPr>
            <w:r>
              <w:rPr>
                <w:rFonts w:ascii="Exo" w:hAnsi="Exo" w:cs="Exo"/>
                <w:b/>
                <w:color w:val="3C4147"/>
                <w:sz w:val="20"/>
                <w:szCs w:val="20"/>
              </w:rPr>
              <w:t>1.9 · Compliance calendar</w:t>
            </w:r>
          </w:p>
        </w:tc>
      </w:tr>
      <w:tr w:rsidR="00B93AFE" w14:paraId="6D8FCD36" w14:textId="77777777">
        <w:trPr>
          <w:cantSplit/>
        </w:trPr>
        <w:tc>
          <w:tcPr>
            <w:tcW w:w="700" w:type="dxa"/>
            <w:tcMar>
              <w:top w:w="70" w:type="dxa"/>
              <w:left w:w="90" w:type="dxa"/>
              <w:bottom w:w="70" w:type="dxa"/>
              <w:right w:w="90" w:type="dxa"/>
            </w:tcMar>
          </w:tcPr>
          <w:p w14:paraId="6D8FCD34" w14:textId="77777777" w:rsidR="00B93AFE" w:rsidRDefault="00F25E6F">
            <w:pPr>
              <w:spacing w:after="0" w:line="264" w:lineRule="auto"/>
            </w:pPr>
            <w:r>
              <w:rPr>
                <w:rFonts w:ascii="Aptos" w:hAnsi="Aptos" w:cs="Aptos"/>
                <w:b/>
                <w:color w:val="FF0080"/>
                <w:sz w:val="16"/>
                <w:szCs w:val="16"/>
              </w:rPr>
              <w:t>10</w:t>
            </w:r>
          </w:p>
        </w:tc>
        <w:tc>
          <w:tcPr>
            <w:tcW w:w="8938" w:type="dxa"/>
            <w:tcMar>
              <w:top w:w="70" w:type="dxa"/>
              <w:left w:w="90" w:type="dxa"/>
              <w:bottom w:w="70" w:type="dxa"/>
              <w:right w:w="90" w:type="dxa"/>
            </w:tcMar>
          </w:tcPr>
          <w:p w14:paraId="6D8FCD35" w14:textId="77777777" w:rsidR="00B93AFE" w:rsidRDefault="00F25E6F">
            <w:pPr>
              <w:spacing w:after="0" w:line="264" w:lineRule="auto"/>
            </w:pPr>
            <w:r>
              <w:rPr>
                <w:rFonts w:ascii="Exo" w:hAnsi="Exo" w:cs="Exo"/>
                <w:b/>
                <w:color w:val="3C4147"/>
                <w:sz w:val="20"/>
                <w:szCs w:val="20"/>
              </w:rPr>
              <w:t>1.10 · Reporting &amp; assurance</w:t>
            </w:r>
          </w:p>
        </w:tc>
      </w:tr>
      <w:tr w:rsidR="00B93AFE" w14:paraId="6D8FCD39" w14:textId="77777777">
        <w:trPr>
          <w:cantSplit/>
        </w:trPr>
        <w:tc>
          <w:tcPr>
            <w:tcW w:w="700" w:type="dxa"/>
            <w:tcMar>
              <w:top w:w="70" w:type="dxa"/>
              <w:left w:w="90" w:type="dxa"/>
              <w:bottom w:w="70" w:type="dxa"/>
              <w:right w:w="90" w:type="dxa"/>
            </w:tcMar>
          </w:tcPr>
          <w:p w14:paraId="6D8FCD37" w14:textId="77777777" w:rsidR="00B93AFE" w:rsidRDefault="00F25E6F">
            <w:pPr>
              <w:spacing w:after="0" w:line="264" w:lineRule="auto"/>
            </w:pPr>
            <w:r>
              <w:rPr>
                <w:rFonts w:ascii="Aptos" w:hAnsi="Aptos" w:cs="Aptos"/>
                <w:b/>
                <w:color w:val="FF0080"/>
                <w:sz w:val="16"/>
                <w:szCs w:val="16"/>
              </w:rPr>
              <w:t>11</w:t>
            </w:r>
          </w:p>
        </w:tc>
        <w:tc>
          <w:tcPr>
            <w:tcW w:w="8938" w:type="dxa"/>
            <w:tcMar>
              <w:top w:w="70" w:type="dxa"/>
              <w:left w:w="90" w:type="dxa"/>
              <w:bottom w:w="70" w:type="dxa"/>
              <w:right w:w="90" w:type="dxa"/>
            </w:tcMar>
          </w:tcPr>
          <w:p w14:paraId="6D8FCD38" w14:textId="77777777" w:rsidR="00B93AFE" w:rsidRDefault="00F25E6F">
            <w:pPr>
              <w:spacing w:after="0" w:line="264" w:lineRule="auto"/>
            </w:pPr>
            <w:r>
              <w:rPr>
                <w:rFonts w:ascii="Exo" w:hAnsi="Exo" w:cs="Exo"/>
                <w:b/>
                <w:color w:val="3C4147"/>
                <w:sz w:val="20"/>
                <w:szCs w:val="20"/>
              </w:rPr>
              <w:t>1.11 · Non-negotiable rules &amp; outcome</w:t>
            </w:r>
          </w:p>
        </w:tc>
      </w:tr>
      <w:tr w:rsidR="00B93AFE" w14:paraId="6D8FCD3C" w14:textId="77777777">
        <w:trPr>
          <w:cantSplit/>
        </w:trPr>
        <w:tc>
          <w:tcPr>
            <w:tcW w:w="700" w:type="dxa"/>
            <w:tcMar>
              <w:top w:w="70" w:type="dxa"/>
              <w:left w:w="90" w:type="dxa"/>
              <w:bottom w:w="70" w:type="dxa"/>
              <w:right w:w="90" w:type="dxa"/>
            </w:tcMar>
          </w:tcPr>
          <w:p w14:paraId="6D8FCD3A" w14:textId="77777777" w:rsidR="00B93AFE" w:rsidRDefault="00F25E6F">
            <w:pPr>
              <w:spacing w:after="0" w:line="264" w:lineRule="auto"/>
            </w:pPr>
            <w:r>
              <w:rPr>
                <w:rFonts w:ascii="Aptos" w:hAnsi="Aptos" w:cs="Aptos"/>
                <w:b/>
                <w:color w:val="FF0080"/>
                <w:sz w:val="16"/>
                <w:szCs w:val="16"/>
              </w:rPr>
              <w:t>12</w:t>
            </w:r>
          </w:p>
        </w:tc>
        <w:tc>
          <w:tcPr>
            <w:tcW w:w="8938" w:type="dxa"/>
            <w:tcMar>
              <w:top w:w="70" w:type="dxa"/>
              <w:left w:w="90" w:type="dxa"/>
              <w:bottom w:w="70" w:type="dxa"/>
              <w:right w:w="90" w:type="dxa"/>
            </w:tcMar>
          </w:tcPr>
          <w:p w14:paraId="6D8FCD3B" w14:textId="77777777" w:rsidR="00B93AFE" w:rsidRDefault="00F25E6F">
            <w:pPr>
              <w:spacing w:after="0" w:line="264" w:lineRule="auto"/>
            </w:pPr>
            <w:r>
              <w:rPr>
                <w:rFonts w:ascii="Exo" w:hAnsi="Exo" w:cs="Exo"/>
                <w:b/>
                <w:color w:val="3C4147"/>
                <w:sz w:val="20"/>
                <w:szCs w:val="20"/>
              </w:rPr>
              <w:t>2.1 · General Manager – Corporate</w:t>
            </w:r>
          </w:p>
        </w:tc>
      </w:tr>
      <w:tr w:rsidR="00B93AFE" w14:paraId="6D8FCD3F" w14:textId="77777777">
        <w:trPr>
          <w:cantSplit/>
        </w:trPr>
        <w:tc>
          <w:tcPr>
            <w:tcW w:w="700" w:type="dxa"/>
            <w:tcMar>
              <w:top w:w="70" w:type="dxa"/>
              <w:left w:w="90" w:type="dxa"/>
              <w:bottom w:w="70" w:type="dxa"/>
              <w:right w:w="90" w:type="dxa"/>
            </w:tcMar>
          </w:tcPr>
          <w:p w14:paraId="6D8FCD3D" w14:textId="77777777" w:rsidR="00B93AFE" w:rsidRDefault="00F25E6F">
            <w:pPr>
              <w:spacing w:after="0" w:line="264" w:lineRule="auto"/>
            </w:pPr>
            <w:r>
              <w:rPr>
                <w:rFonts w:ascii="Aptos" w:hAnsi="Aptos" w:cs="Aptos"/>
                <w:b/>
                <w:color w:val="FF0080"/>
                <w:sz w:val="16"/>
                <w:szCs w:val="16"/>
              </w:rPr>
              <w:t>13</w:t>
            </w:r>
          </w:p>
        </w:tc>
        <w:tc>
          <w:tcPr>
            <w:tcW w:w="8938" w:type="dxa"/>
            <w:tcMar>
              <w:top w:w="70" w:type="dxa"/>
              <w:left w:w="90" w:type="dxa"/>
              <w:bottom w:w="70" w:type="dxa"/>
              <w:right w:w="90" w:type="dxa"/>
            </w:tcMar>
          </w:tcPr>
          <w:p w14:paraId="6D8FCD3E" w14:textId="77777777" w:rsidR="00B93AFE" w:rsidRDefault="00F25E6F">
            <w:pPr>
              <w:spacing w:after="0" w:line="264" w:lineRule="auto"/>
            </w:pPr>
            <w:r>
              <w:rPr>
                <w:rFonts w:ascii="Exo" w:hAnsi="Exo" w:cs="Exo"/>
                <w:b/>
                <w:color w:val="3C4147"/>
                <w:sz w:val="20"/>
                <w:szCs w:val="20"/>
              </w:rPr>
              <w:t>2.2 · Accountant</w:t>
            </w:r>
          </w:p>
        </w:tc>
      </w:tr>
      <w:tr w:rsidR="00B93AFE" w14:paraId="6D8FCD42" w14:textId="77777777">
        <w:trPr>
          <w:cantSplit/>
        </w:trPr>
        <w:tc>
          <w:tcPr>
            <w:tcW w:w="700" w:type="dxa"/>
            <w:tcMar>
              <w:top w:w="70" w:type="dxa"/>
              <w:left w:w="90" w:type="dxa"/>
              <w:bottom w:w="70" w:type="dxa"/>
              <w:right w:w="90" w:type="dxa"/>
            </w:tcMar>
          </w:tcPr>
          <w:p w14:paraId="6D8FCD40" w14:textId="77777777" w:rsidR="00B93AFE" w:rsidRDefault="00F25E6F">
            <w:pPr>
              <w:spacing w:after="0" w:line="264" w:lineRule="auto"/>
            </w:pPr>
            <w:r>
              <w:rPr>
                <w:rFonts w:ascii="Aptos" w:hAnsi="Aptos" w:cs="Aptos"/>
                <w:b/>
                <w:color w:val="FF0080"/>
                <w:sz w:val="16"/>
                <w:szCs w:val="16"/>
              </w:rPr>
              <w:t>14</w:t>
            </w:r>
          </w:p>
        </w:tc>
        <w:tc>
          <w:tcPr>
            <w:tcW w:w="8938" w:type="dxa"/>
            <w:tcMar>
              <w:top w:w="70" w:type="dxa"/>
              <w:left w:w="90" w:type="dxa"/>
              <w:bottom w:w="70" w:type="dxa"/>
              <w:right w:w="90" w:type="dxa"/>
            </w:tcMar>
          </w:tcPr>
          <w:p w14:paraId="6D8FCD41" w14:textId="77777777" w:rsidR="00B93AFE" w:rsidRDefault="00F25E6F">
            <w:pPr>
              <w:spacing w:after="0" w:line="264" w:lineRule="auto"/>
            </w:pPr>
            <w:r>
              <w:rPr>
                <w:rFonts w:ascii="Exo" w:hAnsi="Exo" w:cs="Exo"/>
                <w:b/>
                <w:color w:val="3C4147"/>
                <w:sz w:val="20"/>
                <w:szCs w:val="20"/>
              </w:rPr>
              <w:t>2.3 · Accounting Assistant</w:t>
            </w:r>
          </w:p>
        </w:tc>
      </w:tr>
      <w:tr w:rsidR="00B93AFE" w14:paraId="6D8FCD45" w14:textId="77777777">
        <w:trPr>
          <w:cantSplit/>
        </w:trPr>
        <w:tc>
          <w:tcPr>
            <w:tcW w:w="700" w:type="dxa"/>
            <w:tcMar>
              <w:top w:w="70" w:type="dxa"/>
              <w:left w:w="90" w:type="dxa"/>
              <w:bottom w:w="70" w:type="dxa"/>
              <w:right w:w="90" w:type="dxa"/>
            </w:tcMar>
          </w:tcPr>
          <w:p w14:paraId="6D8FCD43" w14:textId="77777777" w:rsidR="00B93AFE" w:rsidRDefault="00F25E6F">
            <w:pPr>
              <w:spacing w:after="0" w:line="264" w:lineRule="auto"/>
            </w:pPr>
            <w:r>
              <w:rPr>
                <w:rFonts w:ascii="Aptos" w:hAnsi="Aptos" w:cs="Aptos"/>
                <w:b/>
                <w:color w:val="FF0080"/>
                <w:sz w:val="16"/>
                <w:szCs w:val="16"/>
              </w:rPr>
              <w:t>15</w:t>
            </w:r>
          </w:p>
        </w:tc>
        <w:tc>
          <w:tcPr>
            <w:tcW w:w="8938" w:type="dxa"/>
            <w:tcMar>
              <w:top w:w="70" w:type="dxa"/>
              <w:left w:w="90" w:type="dxa"/>
              <w:bottom w:w="70" w:type="dxa"/>
              <w:right w:w="90" w:type="dxa"/>
            </w:tcMar>
          </w:tcPr>
          <w:p w14:paraId="6D8FCD44" w14:textId="77777777" w:rsidR="00B93AFE" w:rsidRDefault="00F25E6F">
            <w:pPr>
              <w:spacing w:after="0" w:line="264" w:lineRule="auto"/>
            </w:pPr>
            <w:r>
              <w:rPr>
                <w:rFonts w:ascii="Exo" w:hAnsi="Exo" w:cs="Exo"/>
                <w:b/>
                <w:color w:val="3C4147"/>
                <w:sz w:val="20"/>
                <w:szCs w:val="20"/>
              </w:rPr>
              <w:t>2.4 · Separation of duties &amp; competency</w:t>
            </w:r>
          </w:p>
        </w:tc>
      </w:tr>
      <w:tr w:rsidR="00B93AFE" w14:paraId="6D8FCD48" w14:textId="77777777">
        <w:trPr>
          <w:cantSplit/>
        </w:trPr>
        <w:tc>
          <w:tcPr>
            <w:tcW w:w="700" w:type="dxa"/>
            <w:tcMar>
              <w:top w:w="70" w:type="dxa"/>
              <w:left w:w="90" w:type="dxa"/>
              <w:bottom w:w="70" w:type="dxa"/>
              <w:right w:w="90" w:type="dxa"/>
            </w:tcMar>
          </w:tcPr>
          <w:p w14:paraId="6D8FCD46" w14:textId="77777777" w:rsidR="00B93AFE" w:rsidRDefault="00F25E6F">
            <w:pPr>
              <w:spacing w:after="0" w:line="264" w:lineRule="auto"/>
            </w:pPr>
            <w:r>
              <w:rPr>
                <w:rFonts w:ascii="Aptos" w:hAnsi="Aptos" w:cs="Aptos"/>
                <w:b/>
                <w:color w:val="FF0080"/>
                <w:sz w:val="16"/>
                <w:szCs w:val="16"/>
              </w:rPr>
              <w:t>16</w:t>
            </w:r>
          </w:p>
        </w:tc>
        <w:tc>
          <w:tcPr>
            <w:tcW w:w="8938" w:type="dxa"/>
            <w:tcMar>
              <w:top w:w="70" w:type="dxa"/>
              <w:left w:w="90" w:type="dxa"/>
              <w:bottom w:w="70" w:type="dxa"/>
              <w:right w:w="90" w:type="dxa"/>
            </w:tcMar>
          </w:tcPr>
          <w:p w14:paraId="6D8FCD47" w14:textId="77777777" w:rsidR="00B93AFE" w:rsidRDefault="00F25E6F">
            <w:pPr>
              <w:spacing w:after="0" w:line="264" w:lineRule="auto"/>
            </w:pPr>
            <w:r>
              <w:rPr>
                <w:rFonts w:ascii="Exo" w:hAnsi="Exo" w:cs="Exo"/>
                <w:b/>
                <w:color w:val="3C4147"/>
                <w:sz w:val="20"/>
                <w:szCs w:val="20"/>
              </w:rPr>
              <w:t>3.1 · Month-end close</w:t>
            </w:r>
          </w:p>
        </w:tc>
      </w:tr>
      <w:tr w:rsidR="00B93AFE" w14:paraId="6D8FCD4B" w14:textId="77777777">
        <w:trPr>
          <w:cantSplit/>
        </w:trPr>
        <w:tc>
          <w:tcPr>
            <w:tcW w:w="700" w:type="dxa"/>
            <w:tcMar>
              <w:top w:w="70" w:type="dxa"/>
              <w:left w:w="90" w:type="dxa"/>
              <w:bottom w:w="70" w:type="dxa"/>
              <w:right w:w="90" w:type="dxa"/>
            </w:tcMar>
          </w:tcPr>
          <w:p w14:paraId="6D8FCD49" w14:textId="77777777" w:rsidR="00B93AFE" w:rsidRDefault="00F25E6F">
            <w:pPr>
              <w:spacing w:after="0" w:line="264" w:lineRule="auto"/>
            </w:pPr>
            <w:r>
              <w:rPr>
                <w:rFonts w:ascii="Aptos" w:hAnsi="Aptos" w:cs="Aptos"/>
                <w:b/>
                <w:color w:val="FF0080"/>
                <w:sz w:val="16"/>
                <w:szCs w:val="16"/>
              </w:rPr>
              <w:t>17</w:t>
            </w:r>
          </w:p>
        </w:tc>
        <w:tc>
          <w:tcPr>
            <w:tcW w:w="8938" w:type="dxa"/>
            <w:tcMar>
              <w:top w:w="70" w:type="dxa"/>
              <w:left w:w="90" w:type="dxa"/>
              <w:bottom w:w="70" w:type="dxa"/>
              <w:right w:w="90" w:type="dxa"/>
            </w:tcMar>
          </w:tcPr>
          <w:p w14:paraId="6D8FCD4A" w14:textId="77777777" w:rsidR="00B93AFE" w:rsidRDefault="00F25E6F">
            <w:pPr>
              <w:spacing w:after="0" w:line="264" w:lineRule="auto"/>
            </w:pPr>
            <w:r>
              <w:rPr>
                <w:rFonts w:ascii="Exo" w:hAnsi="Exo" w:cs="Exo"/>
                <w:b/>
                <w:color w:val="3C4147"/>
                <w:sz w:val="20"/>
                <w:szCs w:val="20"/>
              </w:rPr>
              <w:t>3.2 · Fortnightly payroll run</w:t>
            </w:r>
          </w:p>
        </w:tc>
      </w:tr>
      <w:tr w:rsidR="00B93AFE" w14:paraId="6D8FCD4E" w14:textId="77777777">
        <w:trPr>
          <w:cantSplit/>
        </w:trPr>
        <w:tc>
          <w:tcPr>
            <w:tcW w:w="700" w:type="dxa"/>
            <w:tcMar>
              <w:top w:w="70" w:type="dxa"/>
              <w:left w:w="90" w:type="dxa"/>
              <w:bottom w:w="70" w:type="dxa"/>
              <w:right w:w="90" w:type="dxa"/>
            </w:tcMar>
          </w:tcPr>
          <w:p w14:paraId="6D8FCD4C" w14:textId="77777777" w:rsidR="00B93AFE" w:rsidRDefault="00F25E6F">
            <w:pPr>
              <w:spacing w:after="0" w:line="264" w:lineRule="auto"/>
            </w:pPr>
            <w:r>
              <w:rPr>
                <w:rFonts w:ascii="Aptos" w:hAnsi="Aptos" w:cs="Aptos"/>
                <w:b/>
                <w:color w:val="FF0080"/>
                <w:sz w:val="16"/>
                <w:szCs w:val="16"/>
              </w:rPr>
              <w:t>18</w:t>
            </w:r>
          </w:p>
        </w:tc>
        <w:tc>
          <w:tcPr>
            <w:tcW w:w="8938" w:type="dxa"/>
            <w:tcMar>
              <w:top w:w="70" w:type="dxa"/>
              <w:left w:w="90" w:type="dxa"/>
              <w:bottom w:w="70" w:type="dxa"/>
              <w:right w:w="90" w:type="dxa"/>
            </w:tcMar>
          </w:tcPr>
          <w:p w14:paraId="6D8FCD4D" w14:textId="77777777" w:rsidR="00B93AFE" w:rsidRDefault="00F25E6F">
            <w:pPr>
              <w:spacing w:after="0" w:line="264" w:lineRule="auto"/>
            </w:pPr>
            <w:r>
              <w:rPr>
                <w:rFonts w:ascii="Exo" w:hAnsi="Exo" w:cs="Exo"/>
                <w:b/>
                <w:color w:val="3C4147"/>
                <w:sz w:val="20"/>
                <w:szCs w:val="20"/>
              </w:rPr>
              <w:t>3.3 · AP &amp; payment run</w:t>
            </w:r>
          </w:p>
        </w:tc>
      </w:tr>
      <w:tr w:rsidR="00B93AFE" w14:paraId="6D8FCD51" w14:textId="77777777">
        <w:trPr>
          <w:cantSplit/>
        </w:trPr>
        <w:tc>
          <w:tcPr>
            <w:tcW w:w="700" w:type="dxa"/>
            <w:tcMar>
              <w:top w:w="70" w:type="dxa"/>
              <w:left w:w="90" w:type="dxa"/>
              <w:bottom w:w="70" w:type="dxa"/>
              <w:right w:w="90" w:type="dxa"/>
            </w:tcMar>
          </w:tcPr>
          <w:p w14:paraId="6D8FCD4F" w14:textId="77777777" w:rsidR="00B93AFE" w:rsidRDefault="00F25E6F">
            <w:pPr>
              <w:spacing w:after="0" w:line="264" w:lineRule="auto"/>
            </w:pPr>
            <w:r>
              <w:rPr>
                <w:rFonts w:ascii="Aptos" w:hAnsi="Aptos" w:cs="Aptos"/>
                <w:b/>
                <w:color w:val="FF0080"/>
                <w:sz w:val="16"/>
                <w:szCs w:val="16"/>
              </w:rPr>
              <w:t>19</w:t>
            </w:r>
          </w:p>
        </w:tc>
        <w:tc>
          <w:tcPr>
            <w:tcW w:w="8938" w:type="dxa"/>
            <w:tcMar>
              <w:top w:w="70" w:type="dxa"/>
              <w:left w:w="90" w:type="dxa"/>
              <w:bottom w:w="70" w:type="dxa"/>
              <w:right w:w="90" w:type="dxa"/>
            </w:tcMar>
          </w:tcPr>
          <w:p w14:paraId="6D8FCD50" w14:textId="77777777" w:rsidR="00B93AFE" w:rsidRDefault="00F25E6F">
            <w:pPr>
              <w:spacing w:after="0" w:line="264" w:lineRule="auto"/>
            </w:pPr>
            <w:r>
              <w:rPr>
                <w:rFonts w:ascii="Exo" w:hAnsi="Exo" w:cs="Exo"/>
                <w:b/>
                <w:color w:val="3C4147"/>
                <w:sz w:val="20"/>
                <w:szCs w:val="20"/>
              </w:rPr>
              <w:t>3.4 · Monthly statutory &amp; VAT compliance</w:t>
            </w:r>
          </w:p>
        </w:tc>
      </w:tr>
      <w:tr w:rsidR="00B93AFE" w14:paraId="6D8FCD54" w14:textId="77777777">
        <w:trPr>
          <w:cantSplit/>
        </w:trPr>
        <w:tc>
          <w:tcPr>
            <w:tcW w:w="700" w:type="dxa"/>
            <w:tcMar>
              <w:top w:w="70" w:type="dxa"/>
              <w:left w:w="90" w:type="dxa"/>
              <w:bottom w:w="70" w:type="dxa"/>
              <w:right w:w="90" w:type="dxa"/>
            </w:tcMar>
          </w:tcPr>
          <w:p w14:paraId="6D8FCD52" w14:textId="77777777" w:rsidR="00B93AFE" w:rsidRDefault="00F25E6F">
            <w:pPr>
              <w:spacing w:after="0" w:line="264" w:lineRule="auto"/>
            </w:pPr>
            <w:r>
              <w:rPr>
                <w:rFonts w:ascii="Aptos" w:hAnsi="Aptos" w:cs="Aptos"/>
                <w:b/>
                <w:color w:val="FF0080"/>
                <w:sz w:val="16"/>
                <w:szCs w:val="16"/>
              </w:rPr>
              <w:t>20</w:t>
            </w:r>
          </w:p>
        </w:tc>
        <w:tc>
          <w:tcPr>
            <w:tcW w:w="8938" w:type="dxa"/>
            <w:tcMar>
              <w:top w:w="70" w:type="dxa"/>
              <w:left w:w="90" w:type="dxa"/>
              <w:bottom w:w="70" w:type="dxa"/>
              <w:right w:w="90" w:type="dxa"/>
            </w:tcMar>
          </w:tcPr>
          <w:p w14:paraId="6D8FCD53" w14:textId="77777777" w:rsidR="00B93AFE" w:rsidRDefault="00F25E6F">
            <w:pPr>
              <w:spacing w:after="0" w:line="264" w:lineRule="auto"/>
            </w:pPr>
            <w:r>
              <w:rPr>
                <w:rFonts w:ascii="Exo" w:hAnsi="Exo" w:cs="Exo"/>
                <w:b/>
                <w:color w:val="3C4147"/>
                <w:sz w:val="20"/>
                <w:szCs w:val="20"/>
              </w:rPr>
              <w:t>4.1 · Service standards — what great looks like</w:t>
            </w:r>
          </w:p>
        </w:tc>
      </w:tr>
      <w:tr w:rsidR="00B93AFE" w14:paraId="6D8FCD57" w14:textId="77777777">
        <w:trPr>
          <w:cantSplit/>
        </w:trPr>
        <w:tc>
          <w:tcPr>
            <w:tcW w:w="700" w:type="dxa"/>
            <w:tcMar>
              <w:top w:w="70" w:type="dxa"/>
              <w:left w:w="90" w:type="dxa"/>
              <w:bottom w:w="70" w:type="dxa"/>
              <w:right w:w="90" w:type="dxa"/>
            </w:tcMar>
          </w:tcPr>
          <w:p w14:paraId="6D8FCD55" w14:textId="77777777" w:rsidR="00B93AFE" w:rsidRDefault="00F25E6F">
            <w:pPr>
              <w:spacing w:after="0" w:line="264" w:lineRule="auto"/>
            </w:pPr>
            <w:r>
              <w:rPr>
                <w:rFonts w:ascii="Aptos" w:hAnsi="Aptos" w:cs="Aptos"/>
                <w:b/>
                <w:color w:val="FF0080"/>
                <w:sz w:val="16"/>
                <w:szCs w:val="16"/>
              </w:rPr>
              <w:t>21</w:t>
            </w:r>
          </w:p>
        </w:tc>
        <w:tc>
          <w:tcPr>
            <w:tcW w:w="8938" w:type="dxa"/>
            <w:tcMar>
              <w:top w:w="70" w:type="dxa"/>
              <w:left w:w="90" w:type="dxa"/>
              <w:bottom w:w="70" w:type="dxa"/>
              <w:right w:w="90" w:type="dxa"/>
            </w:tcMar>
          </w:tcPr>
          <w:p w14:paraId="6D8FCD56" w14:textId="77777777" w:rsidR="00B93AFE" w:rsidRDefault="00F25E6F">
            <w:pPr>
              <w:spacing w:after="0" w:line="264" w:lineRule="auto"/>
            </w:pPr>
            <w:r>
              <w:rPr>
                <w:rFonts w:ascii="Exo" w:hAnsi="Exo" w:cs="Exo"/>
                <w:b/>
                <w:color w:val="3C4147"/>
                <w:sz w:val="20"/>
                <w:szCs w:val="20"/>
              </w:rPr>
              <w:t>4.2 · Delegations &amp; authorities register</w:t>
            </w:r>
          </w:p>
        </w:tc>
      </w:tr>
      <w:tr w:rsidR="00B93AFE" w14:paraId="6D8FCD5A" w14:textId="77777777">
        <w:trPr>
          <w:cantSplit/>
        </w:trPr>
        <w:tc>
          <w:tcPr>
            <w:tcW w:w="700" w:type="dxa"/>
            <w:tcMar>
              <w:top w:w="70" w:type="dxa"/>
              <w:left w:w="90" w:type="dxa"/>
              <w:bottom w:w="70" w:type="dxa"/>
              <w:right w:w="90" w:type="dxa"/>
            </w:tcMar>
          </w:tcPr>
          <w:p w14:paraId="6D8FCD58" w14:textId="77777777" w:rsidR="00B93AFE" w:rsidRDefault="00F25E6F">
            <w:pPr>
              <w:spacing w:after="0" w:line="264" w:lineRule="auto"/>
            </w:pPr>
            <w:r>
              <w:rPr>
                <w:rFonts w:ascii="Aptos" w:hAnsi="Aptos" w:cs="Aptos"/>
                <w:b/>
                <w:color w:val="FF0080"/>
                <w:sz w:val="16"/>
                <w:szCs w:val="16"/>
              </w:rPr>
              <w:t>22</w:t>
            </w:r>
          </w:p>
        </w:tc>
        <w:tc>
          <w:tcPr>
            <w:tcW w:w="8938" w:type="dxa"/>
            <w:tcMar>
              <w:top w:w="70" w:type="dxa"/>
              <w:left w:w="90" w:type="dxa"/>
              <w:bottom w:w="70" w:type="dxa"/>
              <w:right w:w="90" w:type="dxa"/>
            </w:tcMar>
          </w:tcPr>
          <w:p w14:paraId="6D8FCD59" w14:textId="77777777" w:rsidR="00B93AFE" w:rsidRDefault="00F25E6F">
            <w:pPr>
              <w:spacing w:after="0" w:line="264" w:lineRule="auto"/>
            </w:pPr>
            <w:r>
              <w:rPr>
                <w:rFonts w:ascii="Exo" w:hAnsi="Exo" w:cs="Exo"/>
                <w:b/>
                <w:color w:val="3C4147"/>
                <w:sz w:val="20"/>
                <w:szCs w:val="20"/>
              </w:rPr>
              <w:t>4.3 · Recurring payments schedule</w:t>
            </w:r>
          </w:p>
        </w:tc>
      </w:tr>
      <w:tr w:rsidR="00B93AFE" w14:paraId="6D8FCD5D" w14:textId="77777777">
        <w:trPr>
          <w:cantSplit/>
        </w:trPr>
        <w:tc>
          <w:tcPr>
            <w:tcW w:w="700" w:type="dxa"/>
            <w:tcMar>
              <w:top w:w="70" w:type="dxa"/>
              <w:left w:w="90" w:type="dxa"/>
              <w:bottom w:w="70" w:type="dxa"/>
              <w:right w:w="90" w:type="dxa"/>
            </w:tcMar>
          </w:tcPr>
          <w:p w14:paraId="6D8FCD5B" w14:textId="77777777" w:rsidR="00B93AFE" w:rsidRDefault="00F25E6F">
            <w:pPr>
              <w:spacing w:after="0" w:line="264" w:lineRule="auto"/>
            </w:pPr>
            <w:r>
              <w:rPr>
                <w:rFonts w:ascii="Aptos" w:hAnsi="Aptos" w:cs="Aptos"/>
                <w:b/>
                <w:color w:val="FF0080"/>
                <w:sz w:val="16"/>
                <w:szCs w:val="16"/>
              </w:rPr>
              <w:t>23</w:t>
            </w:r>
          </w:p>
        </w:tc>
        <w:tc>
          <w:tcPr>
            <w:tcW w:w="8938" w:type="dxa"/>
            <w:tcMar>
              <w:top w:w="70" w:type="dxa"/>
              <w:left w:w="90" w:type="dxa"/>
              <w:bottom w:w="70" w:type="dxa"/>
              <w:right w:w="90" w:type="dxa"/>
            </w:tcMar>
          </w:tcPr>
          <w:p w14:paraId="6D8FCD5C" w14:textId="77777777" w:rsidR="00B93AFE" w:rsidRDefault="00F25E6F">
            <w:pPr>
              <w:spacing w:after="0" w:line="264" w:lineRule="auto"/>
            </w:pPr>
            <w:r>
              <w:rPr>
                <w:rFonts w:ascii="Exo" w:hAnsi="Exo" w:cs="Exo"/>
                <w:b/>
                <w:color w:val="3C4147"/>
                <w:sz w:val="20"/>
                <w:szCs w:val="20"/>
              </w:rPr>
              <w:t>4.4 · Significant accounting policies</w:t>
            </w:r>
          </w:p>
        </w:tc>
      </w:tr>
      <w:tr w:rsidR="00B93AFE" w14:paraId="6D8FCD60" w14:textId="77777777">
        <w:trPr>
          <w:cantSplit/>
        </w:trPr>
        <w:tc>
          <w:tcPr>
            <w:tcW w:w="700" w:type="dxa"/>
            <w:tcMar>
              <w:top w:w="70" w:type="dxa"/>
              <w:left w:w="90" w:type="dxa"/>
              <w:bottom w:w="70" w:type="dxa"/>
              <w:right w:w="90" w:type="dxa"/>
            </w:tcMar>
          </w:tcPr>
          <w:p w14:paraId="6D8FCD5E" w14:textId="77777777" w:rsidR="00B93AFE" w:rsidRDefault="00F25E6F">
            <w:pPr>
              <w:spacing w:after="0" w:line="264" w:lineRule="auto"/>
            </w:pPr>
            <w:r>
              <w:rPr>
                <w:rFonts w:ascii="Aptos" w:hAnsi="Aptos" w:cs="Aptos"/>
                <w:b/>
                <w:color w:val="FF0080"/>
                <w:sz w:val="16"/>
                <w:szCs w:val="16"/>
              </w:rPr>
              <w:t>24</w:t>
            </w:r>
          </w:p>
        </w:tc>
        <w:tc>
          <w:tcPr>
            <w:tcW w:w="8938" w:type="dxa"/>
            <w:tcMar>
              <w:top w:w="70" w:type="dxa"/>
              <w:left w:w="90" w:type="dxa"/>
              <w:bottom w:w="70" w:type="dxa"/>
              <w:right w:w="90" w:type="dxa"/>
            </w:tcMar>
          </w:tcPr>
          <w:p w14:paraId="6D8FCD5F" w14:textId="77777777" w:rsidR="00B93AFE" w:rsidRDefault="00F25E6F">
            <w:pPr>
              <w:spacing w:after="0" w:line="264" w:lineRule="auto"/>
            </w:pPr>
            <w:r>
              <w:rPr>
                <w:rFonts w:ascii="Exo" w:hAnsi="Exo" w:cs="Exo"/>
                <w:b/>
                <w:color w:val="3C4147"/>
                <w:sz w:val="20"/>
                <w:szCs w:val="20"/>
              </w:rPr>
              <w:t>4.5 · Audit program</w:t>
            </w:r>
          </w:p>
        </w:tc>
      </w:tr>
      <w:tr w:rsidR="00B93AFE" w14:paraId="6D8FCD63" w14:textId="77777777">
        <w:trPr>
          <w:cantSplit/>
        </w:trPr>
        <w:tc>
          <w:tcPr>
            <w:tcW w:w="700" w:type="dxa"/>
            <w:tcMar>
              <w:top w:w="70" w:type="dxa"/>
              <w:left w:w="90" w:type="dxa"/>
              <w:bottom w:w="70" w:type="dxa"/>
              <w:right w:w="90" w:type="dxa"/>
            </w:tcMar>
          </w:tcPr>
          <w:p w14:paraId="6D8FCD61" w14:textId="77777777" w:rsidR="00B93AFE" w:rsidRDefault="00F25E6F">
            <w:pPr>
              <w:spacing w:after="0" w:line="264" w:lineRule="auto"/>
            </w:pPr>
            <w:r>
              <w:rPr>
                <w:rFonts w:ascii="Aptos" w:hAnsi="Aptos" w:cs="Aptos"/>
                <w:b/>
                <w:color w:val="FF0080"/>
                <w:sz w:val="16"/>
                <w:szCs w:val="16"/>
              </w:rPr>
              <w:t>25</w:t>
            </w:r>
          </w:p>
        </w:tc>
        <w:tc>
          <w:tcPr>
            <w:tcW w:w="8938" w:type="dxa"/>
            <w:tcMar>
              <w:top w:w="70" w:type="dxa"/>
              <w:left w:w="90" w:type="dxa"/>
              <w:bottom w:w="70" w:type="dxa"/>
              <w:right w:w="90" w:type="dxa"/>
            </w:tcMar>
          </w:tcPr>
          <w:p w14:paraId="6D8FCD62" w14:textId="77777777" w:rsidR="00B93AFE" w:rsidRDefault="00F25E6F">
            <w:pPr>
              <w:spacing w:after="0" w:line="264" w:lineRule="auto"/>
            </w:pPr>
            <w:r>
              <w:rPr>
                <w:rFonts w:ascii="Exo" w:hAnsi="Exo" w:cs="Exo"/>
                <w:b/>
                <w:color w:val="3C4147"/>
                <w:sz w:val="20"/>
                <w:szCs w:val="20"/>
              </w:rPr>
              <w:t>4.6 · Document control</w:t>
            </w:r>
          </w:p>
        </w:tc>
      </w:tr>
      <w:tr w:rsidR="00B93AFE" w14:paraId="6D8FCD66" w14:textId="77777777">
        <w:trPr>
          <w:cantSplit/>
        </w:trPr>
        <w:tc>
          <w:tcPr>
            <w:tcW w:w="700" w:type="dxa"/>
            <w:tcMar>
              <w:top w:w="70" w:type="dxa"/>
              <w:left w:w="90" w:type="dxa"/>
              <w:bottom w:w="70" w:type="dxa"/>
              <w:right w:w="90" w:type="dxa"/>
            </w:tcMar>
          </w:tcPr>
          <w:p w14:paraId="6D8FCD64" w14:textId="77777777" w:rsidR="00B93AFE" w:rsidRDefault="00F25E6F">
            <w:pPr>
              <w:spacing w:after="0" w:line="264" w:lineRule="auto"/>
            </w:pPr>
            <w:r>
              <w:rPr>
                <w:rFonts w:ascii="Aptos" w:hAnsi="Aptos" w:cs="Aptos"/>
                <w:b/>
                <w:color w:val="FF0080"/>
                <w:sz w:val="16"/>
                <w:szCs w:val="16"/>
              </w:rPr>
              <w:t>26</w:t>
            </w:r>
          </w:p>
        </w:tc>
        <w:tc>
          <w:tcPr>
            <w:tcW w:w="8938" w:type="dxa"/>
            <w:tcMar>
              <w:top w:w="70" w:type="dxa"/>
              <w:left w:w="90" w:type="dxa"/>
              <w:bottom w:w="70" w:type="dxa"/>
              <w:right w:w="90" w:type="dxa"/>
            </w:tcMar>
          </w:tcPr>
          <w:p w14:paraId="6D8FCD65" w14:textId="77777777" w:rsidR="00B93AFE" w:rsidRDefault="00F25E6F">
            <w:pPr>
              <w:spacing w:after="0" w:line="264" w:lineRule="auto"/>
            </w:pPr>
            <w:r>
              <w:rPr>
                <w:rFonts w:ascii="Exo" w:hAnsi="Exo" w:cs="Exo"/>
                <w:b/>
                <w:color w:val="3C4147"/>
                <w:sz w:val="20"/>
                <w:szCs w:val="20"/>
              </w:rPr>
              <w:t>5.1 · Australian payroll in Xero</w:t>
            </w:r>
          </w:p>
        </w:tc>
      </w:tr>
      <w:tr w:rsidR="00B93AFE" w14:paraId="6D8FCD69" w14:textId="77777777">
        <w:trPr>
          <w:cantSplit/>
        </w:trPr>
        <w:tc>
          <w:tcPr>
            <w:tcW w:w="700" w:type="dxa"/>
            <w:tcMar>
              <w:top w:w="70" w:type="dxa"/>
              <w:left w:w="90" w:type="dxa"/>
              <w:bottom w:w="70" w:type="dxa"/>
              <w:right w:w="90" w:type="dxa"/>
            </w:tcMar>
          </w:tcPr>
          <w:p w14:paraId="6D8FCD67" w14:textId="77777777" w:rsidR="00B93AFE" w:rsidRDefault="00F25E6F">
            <w:pPr>
              <w:spacing w:after="0" w:line="264" w:lineRule="auto"/>
            </w:pPr>
            <w:r>
              <w:rPr>
                <w:rFonts w:ascii="Aptos" w:hAnsi="Aptos" w:cs="Aptos"/>
                <w:b/>
                <w:color w:val="FF0080"/>
                <w:sz w:val="16"/>
                <w:szCs w:val="16"/>
              </w:rPr>
              <w:t>27</w:t>
            </w:r>
          </w:p>
        </w:tc>
        <w:tc>
          <w:tcPr>
            <w:tcW w:w="8938" w:type="dxa"/>
            <w:tcMar>
              <w:top w:w="70" w:type="dxa"/>
              <w:left w:w="90" w:type="dxa"/>
              <w:bottom w:w="70" w:type="dxa"/>
              <w:right w:w="90" w:type="dxa"/>
            </w:tcMar>
          </w:tcPr>
          <w:p w14:paraId="6D8FCD68" w14:textId="77777777" w:rsidR="00B93AFE" w:rsidRDefault="00F25E6F">
            <w:pPr>
              <w:spacing w:after="0" w:line="264" w:lineRule="auto"/>
            </w:pPr>
            <w:r>
              <w:rPr>
                <w:rFonts w:ascii="Exo" w:hAnsi="Exo" w:cs="Exo"/>
                <w:b/>
                <w:color w:val="3C4147"/>
                <w:sz w:val="20"/>
                <w:szCs w:val="20"/>
              </w:rPr>
              <w:t>5.2 · Australian BAS, PAYG, FBT &amp; company tax</w:t>
            </w:r>
          </w:p>
        </w:tc>
      </w:tr>
      <w:tr w:rsidR="00B93AFE" w14:paraId="6D8FCD6C" w14:textId="77777777">
        <w:trPr>
          <w:cantSplit/>
        </w:trPr>
        <w:tc>
          <w:tcPr>
            <w:tcW w:w="700" w:type="dxa"/>
            <w:tcMar>
              <w:top w:w="70" w:type="dxa"/>
              <w:left w:w="90" w:type="dxa"/>
              <w:bottom w:w="70" w:type="dxa"/>
              <w:right w:w="90" w:type="dxa"/>
            </w:tcMar>
          </w:tcPr>
          <w:p w14:paraId="6D8FCD6A" w14:textId="77777777" w:rsidR="00B93AFE" w:rsidRDefault="00F25E6F">
            <w:pPr>
              <w:spacing w:after="0" w:line="264" w:lineRule="auto"/>
            </w:pPr>
            <w:r>
              <w:rPr>
                <w:rFonts w:ascii="Aptos" w:hAnsi="Aptos" w:cs="Aptos"/>
                <w:b/>
                <w:color w:val="FF0080"/>
                <w:sz w:val="16"/>
                <w:szCs w:val="16"/>
              </w:rPr>
              <w:t>28</w:t>
            </w:r>
          </w:p>
        </w:tc>
        <w:tc>
          <w:tcPr>
            <w:tcW w:w="8938" w:type="dxa"/>
            <w:tcMar>
              <w:top w:w="70" w:type="dxa"/>
              <w:left w:w="90" w:type="dxa"/>
              <w:bottom w:w="70" w:type="dxa"/>
              <w:right w:w="90" w:type="dxa"/>
            </w:tcMar>
          </w:tcPr>
          <w:p w14:paraId="6D8FCD6B" w14:textId="77777777" w:rsidR="00B93AFE" w:rsidRDefault="00F25E6F">
            <w:pPr>
              <w:spacing w:after="0" w:line="264" w:lineRule="auto"/>
            </w:pPr>
            <w:r>
              <w:rPr>
                <w:rFonts w:ascii="Exo" w:hAnsi="Exo" w:cs="Exo"/>
                <w:b/>
                <w:color w:val="3C4147"/>
                <w:sz w:val="20"/>
                <w:szCs w:val="20"/>
              </w:rPr>
              <w:t>5.3 · Philippine compliance</w:t>
            </w:r>
          </w:p>
        </w:tc>
      </w:tr>
      <w:tr w:rsidR="00B93AFE" w14:paraId="6D8FCD6F" w14:textId="77777777">
        <w:trPr>
          <w:cantSplit/>
        </w:trPr>
        <w:tc>
          <w:tcPr>
            <w:tcW w:w="700" w:type="dxa"/>
            <w:tcMar>
              <w:top w:w="70" w:type="dxa"/>
              <w:left w:w="90" w:type="dxa"/>
              <w:bottom w:w="70" w:type="dxa"/>
              <w:right w:w="90" w:type="dxa"/>
            </w:tcMar>
          </w:tcPr>
          <w:p w14:paraId="6D8FCD6D" w14:textId="77777777" w:rsidR="00B93AFE" w:rsidRDefault="00F25E6F">
            <w:pPr>
              <w:spacing w:after="0" w:line="264" w:lineRule="auto"/>
            </w:pPr>
            <w:r>
              <w:rPr>
                <w:rFonts w:ascii="Aptos" w:hAnsi="Aptos" w:cs="Aptos"/>
                <w:b/>
                <w:color w:val="FF0080"/>
                <w:sz w:val="16"/>
                <w:szCs w:val="16"/>
              </w:rPr>
              <w:t>29</w:t>
            </w:r>
          </w:p>
        </w:tc>
        <w:tc>
          <w:tcPr>
            <w:tcW w:w="8938" w:type="dxa"/>
            <w:tcMar>
              <w:top w:w="70" w:type="dxa"/>
              <w:left w:w="90" w:type="dxa"/>
              <w:bottom w:w="70" w:type="dxa"/>
              <w:right w:w="90" w:type="dxa"/>
            </w:tcMar>
          </w:tcPr>
          <w:p w14:paraId="6D8FCD6E" w14:textId="77777777" w:rsidR="00B93AFE" w:rsidRDefault="00F25E6F">
            <w:pPr>
              <w:spacing w:after="0" w:line="264" w:lineRule="auto"/>
            </w:pPr>
            <w:r>
              <w:rPr>
                <w:rFonts w:ascii="Exo" w:hAnsi="Exo" w:cs="Exo"/>
                <w:b/>
                <w:color w:val="3C4147"/>
                <w:sz w:val="20"/>
                <w:szCs w:val="20"/>
              </w:rPr>
              <w:t>5.4 · Philippine payroll</w:t>
            </w:r>
          </w:p>
        </w:tc>
      </w:tr>
      <w:tr w:rsidR="00B93AFE" w14:paraId="6D8FCD72" w14:textId="77777777">
        <w:trPr>
          <w:cantSplit/>
        </w:trPr>
        <w:tc>
          <w:tcPr>
            <w:tcW w:w="700" w:type="dxa"/>
            <w:tcMar>
              <w:top w:w="70" w:type="dxa"/>
              <w:left w:w="90" w:type="dxa"/>
              <w:bottom w:w="70" w:type="dxa"/>
              <w:right w:w="90" w:type="dxa"/>
            </w:tcMar>
          </w:tcPr>
          <w:p w14:paraId="6D8FCD70" w14:textId="77777777" w:rsidR="00B93AFE" w:rsidRDefault="00F25E6F">
            <w:pPr>
              <w:spacing w:after="0" w:line="264" w:lineRule="auto"/>
            </w:pPr>
            <w:r>
              <w:rPr>
                <w:rFonts w:ascii="Aptos" w:hAnsi="Aptos" w:cs="Aptos"/>
                <w:b/>
                <w:color w:val="FF0080"/>
                <w:sz w:val="16"/>
                <w:szCs w:val="16"/>
              </w:rPr>
              <w:t>30</w:t>
            </w:r>
          </w:p>
        </w:tc>
        <w:tc>
          <w:tcPr>
            <w:tcW w:w="8938" w:type="dxa"/>
            <w:tcMar>
              <w:top w:w="70" w:type="dxa"/>
              <w:left w:w="90" w:type="dxa"/>
              <w:bottom w:w="70" w:type="dxa"/>
              <w:right w:w="90" w:type="dxa"/>
            </w:tcMar>
          </w:tcPr>
          <w:p w14:paraId="6D8FCD71" w14:textId="77777777" w:rsidR="00B93AFE" w:rsidRDefault="00F25E6F">
            <w:pPr>
              <w:spacing w:after="0" w:line="264" w:lineRule="auto"/>
            </w:pPr>
            <w:r>
              <w:rPr>
                <w:rFonts w:ascii="Exo" w:hAnsi="Exo" w:cs="Exo"/>
                <w:b/>
                <w:color w:val="3C4147"/>
                <w:sz w:val="20"/>
                <w:szCs w:val="20"/>
              </w:rPr>
              <w:t>5.5–5.7 · Monthly Gantts</w:t>
            </w:r>
          </w:p>
        </w:tc>
      </w:tr>
      <w:tr w:rsidR="00B93AFE" w14:paraId="6D8FCD75" w14:textId="77777777">
        <w:trPr>
          <w:cantSplit/>
        </w:trPr>
        <w:tc>
          <w:tcPr>
            <w:tcW w:w="700" w:type="dxa"/>
            <w:tcMar>
              <w:top w:w="70" w:type="dxa"/>
              <w:left w:w="90" w:type="dxa"/>
              <w:bottom w:w="70" w:type="dxa"/>
              <w:right w:w="90" w:type="dxa"/>
            </w:tcMar>
          </w:tcPr>
          <w:p w14:paraId="6D8FCD73" w14:textId="77777777" w:rsidR="00B93AFE" w:rsidRDefault="00F25E6F">
            <w:pPr>
              <w:spacing w:after="0" w:line="264" w:lineRule="auto"/>
            </w:pPr>
            <w:r>
              <w:rPr>
                <w:rFonts w:ascii="Aptos" w:hAnsi="Aptos" w:cs="Aptos"/>
                <w:b/>
                <w:color w:val="FF0080"/>
                <w:sz w:val="16"/>
                <w:szCs w:val="16"/>
              </w:rPr>
              <w:t>31</w:t>
            </w:r>
          </w:p>
        </w:tc>
        <w:tc>
          <w:tcPr>
            <w:tcW w:w="8938" w:type="dxa"/>
            <w:tcMar>
              <w:top w:w="70" w:type="dxa"/>
              <w:left w:w="90" w:type="dxa"/>
              <w:bottom w:w="70" w:type="dxa"/>
              <w:right w:w="90" w:type="dxa"/>
            </w:tcMar>
          </w:tcPr>
          <w:p w14:paraId="6D8FCD74" w14:textId="77777777" w:rsidR="00B93AFE" w:rsidRDefault="00F25E6F">
            <w:pPr>
              <w:spacing w:after="0" w:line="264" w:lineRule="auto"/>
            </w:pPr>
            <w:r>
              <w:rPr>
                <w:rFonts w:ascii="Exo" w:hAnsi="Exo" w:cs="Exo"/>
                <w:b/>
                <w:color w:val="3C4147"/>
                <w:sz w:val="20"/>
                <w:szCs w:val="20"/>
              </w:rPr>
              <w:t xml:space="preserve">6.1 · </w:t>
            </w:r>
            <w:proofErr w:type="spellStart"/>
            <w:r>
              <w:rPr>
                <w:rFonts w:ascii="Exo" w:hAnsi="Exo" w:cs="Exo"/>
                <w:b/>
                <w:color w:val="3C4147"/>
                <w:sz w:val="20"/>
                <w:szCs w:val="20"/>
              </w:rPr>
              <w:t>Brainsource</w:t>
            </w:r>
            <w:proofErr w:type="spellEnd"/>
            <w:r>
              <w:rPr>
                <w:rFonts w:ascii="Exo" w:hAnsi="Exo" w:cs="Exo"/>
                <w:b/>
                <w:color w:val="3C4147"/>
                <w:sz w:val="20"/>
                <w:szCs w:val="20"/>
              </w:rPr>
              <w:t xml:space="preserve"> banking structure</w:t>
            </w:r>
          </w:p>
        </w:tc>
      </w:tr>
    </w:tbl>
    <w:p w14:paraId="6D8FCD76" w14:textId="77777777" w:rsidR="00B93AFE" w:rsidRDefault="00B93AFE">
      <w:pPr>
        <w:spacing w:after="200" w:line="264" w:lineRule="auto"/>
      </w:pPr>
    </w:p>
    <w:p w14:paraId="5D82ABAB" w14:textId="77777777" w:rsidR="00822546" w:rsidRDefault="00822546">
      <w:pPr>
        <w:spacing w:after="60" w:line="264" w:lineRule="auto"/>
        <w:rPr>
          <w:rFonts w:ascii="Aptos" w:hAnsi="Aptos" w:cs="Aptos"/>
          <w:b/>
          <w:caps/>
          <w:color w:val="FF0080"/>
          <w:spacing w:val="28"/>
          <w:sz w:val="15"/>
          <w:szCs w:val="15"/>
        </w:rPr>
      </w:pPr>
    </w:p>
    <w:p w14:paraId="0E9FD57A" w14:textId="77777777" w:rsidR="00822546" w:rsidRDefault="00F25E6F" w:rsidP="00822546">
      <w:pPr>
        <w:spacing w:after="60" w:line="264" w:lineRule="auto"/>
      </w:pPr>
      <w:r>
        <w:rPr>
          <w:rFonts w:ascii="Aptos" w:hAnsi="Aptos" w:cs="Aptos"/>
          <w:b/>
          <w:caps/>
          <w:color w:val="FF0080"/>
          <w:spacing w:val="28"/>
          <w:sz w:val="15"/>
          <w:szCs w:val="15"/>
        </w:rPr>
        <w:lastRenderedPageBreak/>
        <w:t>Part One · The operating manual</w:t>
      </w:r>
    </w:p>
    <w:p w14:paraId="6D8FCD78" w14:textId="08FEA6DD" w:rsidR="00B93AFE" w:rsidRPr="00822546" w:rsidRDefault="00F25E6F" w:rsidP="00822546">
      <w:pPr>
        <w:pBdr>
          <w:bottom w:val="single" w:sz="12" w:space="1" w:color="auto"/>
        </w:pBdr>
        <w:spacing w:before="120" w:after="120" w:line="264" w:lineRule="auto"/>
        <w:rPr>
          <w:rFonts w:ascii="Exo" w:hAnsi="Exo" w:cs="Exo"/>
          <w:b/>
          <w:color w:val="7F7F7F" w:themeColor="text1" w:themeTint="80"/>
          <w:sz w:val="30"/>
          <w:szCs w:val="30"/>
        </w:rPr>
      </w:pPr>
      <w:r>
        <w:rPr>
          <w:rFonts w:ascii="Exo" w:hAnsi="Exo" w:cs="Exo"/>
          <w:b/>
          <w:color w:val="FF0080"/>
          <w:sz w:val="30"/>
          <w:szCs w:val="30"/>
        </w:rPr>
        <w:t xml:space="preserve">— </w:t>
      </w:r>
      <w:r w:rsidRPr="008F1D22">
        <w:rPr>
          <w:rFonts w:ascii="Exo" w:hAnsi="Exo" w:cs="Exo"/>
          <w:b/>
          <w:color w:val="7F7F7F" w:themeColor="text1" w:themeTint="80"/>
          <w:sz w:val="30"/>
          <w:szCs w:val="30"/>
        </w:rPr>
        <w:t>1.1 · Purpose</w:t>
      </w:r>
      <w:r w:rsidRPr="00822546">
        <w:rPr>
          <w:rFonts w:ascii="Exo" w:hAnsi="Exo" w:cs="Exo"/>
          <w:b/>
          <w:color w:val="7F7F7F" w:themeColor="text1" w:themeTint="80"/>
          <w:sz w:val="30"/>
          <w:szCs w:val="30"/>
        </w:rPr>
        <w:t xml:space="preserve"> of this playbook</w:t>
      </w:r>
    </w:p>
    <w:p w14:paraId="6D8FCD79" w14:textId="77777777" w:rsidR="00B93AFE" w:rsidRDefault="00F25E6F">
      <w:pPr>
        <w:spacing w:after="130" w:line="276" w:lineRule="auto"/>
      </w:pPr>
      <w:r>
        <w:rPr>
          <w:rFonts w:ascii="Aptos" w:hAnsi="Aptos" w:cs="Aptos"/>
          <w:color w:val="6E6E6E"/>
          <w:sz w:val="21"/>
          <w:szCs w:val="21"/>
        </w:rPr>
        <w:t>The shared picture — the purpose of the function, the systems and controls that govern every transaction, the delegations that bound it, and the cycles that keep it compliant and predictable.</w:t>
      </w:r>
    </w:p>
    <w:p w14:paraId="33DABCEC" w14:textId="77777777" w:rsidR="007C3697" w:rsidRDefault="007C3697">
      <w:pPr>
        <w:spacing w:after="110" w:line="270" w:lineRule="auto"/>
        <w:rPr>
          <w14:ligatures w14:val="none"/>
          <w:rPrChange w:id="0" w:author="Margrace Gacang" w:date="2026-09-02T11:30:00Z" w16du:dateUtc="2026-09-02T03:30:00Z">
            <w:rPr/>
          </w:rPrChange>
        </w:rPr>
      </w:pPr>
      <w:r>
        <w:rPr>
          <w:rFonts w:ascii="Aptos" w:hAnsi="Aptos" w:cs="Aptos"/>
          <w:color w:val="424242"/>
          <w:sz w:val="20"/>
          <w:szCs w:val="20"/>
        </w:rPr>
        <w:t xml:space="preserve">This playbook </w:t>
      </w:r>
      <w:ins w:id="1" w:author="Margrace Gacang" w:date="2026-09-02T11:30:00Z" w16du:dateUtc="2026-09-02T03:30:00Z">
        <w:r w:rsidR="00F75CD3" w:rsidRPr="00F75CD3">
          <w:rPr>
            <w:color w:val="424242"/>
            <w:sz w:val="20"/>
            <w:szCs w:val="20"/>
          </w:rPr>
          <w:t>sets</w:t>
        </w:r>
      </w:ins>
      <w:del w:id="2" w:author="Margrace Gacang" w:date="2026-09-02T11:30:00Z" w16du:dateUtc="2026-09-02T03:30:00Z">
        <w:r>
          <w:rPr>
            <w:rFonts w:ascii="Aptos" w:hAnsi="Aptos" w:cs="Aptos"/>
            <w:color w:val="424242"/>
            <w:sz w:val="20"/>
            <w:szCs w:val="20"/>
          </w:rPr>
          <w:delText>provides</w:delText>
        </w:r>
      </w:del>
      <w:r>
        <w:rPr>
          <w:rFonts w:ascii="Aptos" w:hAnsi="Aptos" w:cs="Aptos"/>
          <w:color w:val="424242"/>
          <w:sz w:val="20"/>
          <w:szCs w:val="20"/>
        </w:rPr>
        <w:t xml:space="preserve"> a clear, </w:t>
      </w:r>
      <w:del w:id="3" w:author="Margrace Gacang" w:date="2026-09-02T11:30:00Z" w16du:dateUtc="2026-09-02T03:30:00Z">
        <w:r>
          <w:rPr>
            <w:rFonts w:ascii="Aptos" w:hAnsi="Aptos" w:cs="Aptos"/>
            <w:color w:val="424242"/>
            <w:sz w:val="20"/>
            <w:szCs w:val="20"/>
          </w:rPr>
          <w:delText xml:space="preserve">transparent and </w:delText>
        </w:r>
      </w:del>
      <w:r>
        <w:rPr>
          <w:rFonts w:ascii="Aptos" w:hAnsi="Aptos" w:cs="Aptos"/>
          <w:color w:val="424242"/>
          <w:sz w:val="20"/>
          <w:szCs w:val="20"/>
        </w:rPr>
        <w:t xml:space="preserve">consistent framework for </w:t>
      </w:r>
      <w:ins w:id="4" w:author="Margrace Gacang" w:date="2026-09-02T11:30:00Z" w16du:dateUtc="2026-09-02T03:30:00Z">
        <w:r w:rsidR="00F75CD3" w:rsidRPr="00F75CD3">
          <w:rPr>
            <w:color w:val="424242"/>
            <w:sz w:val="20"/>
            <w:szCs w:val="20"/>
          </w:rPr>
          <w:t xml:space="preserve">managing </w:t>
        </w:r>
      </w:ins>
      <w:r>
        <w:rPr>
          <w:rFonts w:ascii="Aptos" w:hAnsi="Aptos" w:cs="Aptos"/>
          <w:color w:val="424242"/>
          <w:sz w:val="20"/>
          <w:szCs w:val="20"/>
        </w:rPr>
        <w:t xml:space="preserve">the </w:t>
      </w:r>
      <w:ins w:id="5" w:author="Margrace Gacang" w:date="2026-09-02T11:30:00Z" w16du:dateUtc="2026-09-02T03:30:00Z">
        <w:r w:rsidR="00F75CD3" w:rsidRPr="00F75CD3">
          <w:rPr>
            <w:color w:val="424242"/>
            <w:sz w:val="20"/>
            <w:szCs w:val="20"/>
          </w:rPr>
          <w:t>business’s finances, meeting</w:t>
        </w:r>
      </w:ins>
      <w:del w:id="6" w:author="Margrace Gacang" w:date="2026-09-02T11:30:00Z" w16du:dateUtc="2026-09-02T03:30:00Z">
        <w:r>
          <w:rPr>
            <w:rFonts w:ascii="Aptos" w:hAnsi="Aptos" w:cs="Aptos"/>
            <w:color w:val="424242"/>
            <w:sz w:val="20"/>
            <w:szCs w:val="20"/>
          </w:rPr>
          <w:delText>financial management of the business — one that complies with</w:delText>
        </w:r>
      </w:del>
      <w:r>
        <w:rPr>
          <w:rFonts w:ascii="Aptos" w:hAnsi="Aptos" w:cs="Aptos"/>
          <w:color w:val="424242"/>
          <w:sz w:val="20"/>
          <w:szCs w:val="20"/>
        </w:rPr>
        <w:t xml:space="preserve"> statutory obligations and </w:t>
      </w:r>
      <w:del w:id="7" w:author="Margrace Gacang" w:date="2026-09-02T11:30:00Z" w16du:dateUtc="2026-09-02T03:30:00Z">
        <w:r>
          <w:rPr>
            <w:rFonts w:ascii="Aptos" w:hAnsi="Aptos" w:cs="Aptos"/>
            <w:color w:val="424242"/>
            <w:sz w:val="20"/>
            <w:szCs w:val="20"/>
          </w:rPr>
          <w:delText xml:space="preserve">the requisite </w:delText>
        </w:r>
      </w:del>
      <w:r>
        <w:rPr>
          <w:rFonts w:ascii="Aptos" w:hAnsi="Aptos" w:cs="Aptos"/>
          <w:color w:val="424242"/>
          <w:sz w:val="20"/>
          <w:szCs w:val="20"/>
        </w:rPr>
        <w:t xml:space="preserve">Philippine Accounting Standards, and </w:t>
      </w:r>
      <w:ins w:id="8" w:author="Margrace Gacang" w:date="2026-09-02T11:30:00Z" w16du:dateUtc="2026-09-02T03:30:00Z">
        <w:r w:rsidR="00F75CD3" w:rsidRPr="00F75CD3">
          <w:rPr>
            <w:color w:val="424242"/>
            <w:sz w:val="20"/>
            <w:szCs w:val="20"/>
          </w:rPr>
          <w:t>removing</w:t>
        </w:r>
      </w:ins>
      <w:del w:id="9" w:author="Margrace Gacang" w:date="2026-09-02T11:30:00Z" w16du:dateUtc="2026-09-02T03:30:00Z">
        <w:r>
          <w:rPr>
            <w:rFonts w:ascii="Aptos" w:hAnsi="Aptos" w:cs="Aptos"/>
            <w:color w:val="424242"/>
            <w:sz w:val="20"/>
            <w:szCs w:val="20"/>
          </w:rPr>
          <w:delText>removes</w:delText>
        </w:r>
      </w:del>
      <w:r>
        <w:rPr>
          <w:rFonts w:ascii="Aptos" w:hAnsi="Aptos" w:cs="Aptos"/>
          <w:color w:val="424242"/>
          <w:sz w:val="20"/>
          <w:szCs w:val="20"/>
        </w:rPr>
        <w:t xml:space="preserve"> ambiguity from </w:t>
      </w:r>
      <w:del w:id="10" w:author="Margrace Gacang" w:date="2026-09-02T11:30:00Z" w16du:dateUtc="2026-09-02T03:30:00Z">
        <w:r>
          <w:rPr>
            <w:rFonts w:ascii="Aptos" w:hAnsi="Aptos" w:cs="Aptos"/>
            <w:color w:val="424242"/>
            <w:sz w:val="20"/>
            <w:szCs w:val="20"/>
          </w:rPr>
          <w:delText xml:space="preserve">how </w:delText>
        </w:r>
      </w:del>
      <w:r>
        <w:rPr>
          <w:rFonts w:ascii="Aptos" w:hAnsi="Aptos" w:cs="Aptos"/>
          <w:color w:val="424242"/>
          <w:sz w:val="20"/>
          <w:szCs w:val="20"/>
        </w:rPr>
        <w:t>finance work</w:t>
      </w:r>
      <w:del w:id="11" w:author="Margrace Gacang" w:date="2026-09-02T11:30:00Z" w16du:dateUtc="2026-09-02T03:30:00Z">
        <w:r>
          <w:rPr>
            <w:rFonts w:ascii="Aptos" w:hAnsi="Aptos" w:cs="Aptos"/>
            <w:color w:val="424242"/>
            <w:sz w:val="20"/>
            <w:szCs w:val="20"/>
          </w:rPr>
          <w:delText xml:space="preserve"> is done</w:delText>
        </w:r>
      </w:del>
      <w:r>
        <w:rPr>
          <w:rFonts w:ascii="Aptos" w:hAnsi="Aptos" w:cs="Aptos"/>
          <w:color w:val="424242"/>
          <w:sz w:val="20"/>
          <w:szCs w:val="20"/>
        </w:rPr>
        <w:t>.</w:t>
      </w:r>
    </w:p>
    <w:p w14:paraId="6D8FCD7B" w14:textId="77777777" w:rsidR="00B93AFE" w:rsidRDefault="00F25E6F">
      <w:pPr>
        <w:spacing w:after="110" w:line="270" w:lineRule="auto"/>
      </w:pPr>
      <w:r>
        <w:rPr>
          <w:rFonts w:ascii="Aptos" w:hAnsi="Aptos" w:cs="Aptos"/>
          <w:color w:val="424242"/>
          <w:sz w:val="20"/>
          <w:szCs w:val="20"/>
        </w:rPr>
        <w:t>Finance work fails when it relies on memory or on any one person holding the whole process. This playbook replaces that with structure: defined systems, separated duties, bounded authorities and a predictable calendar — so the numbers are accurate, the controls hold, and nothing compliance-critical is ever a surprise.</w:t>
      </w:r>
    </w:p>
    <w:p w14:paraId="6D8FCD7C" w14:textId="77777777" w:rsidR="00B93AFE" w:rsidRDefault="00F25E6F">
      <w:pPr>
        <w:keepNext/>
        <w:keepLines/>
        <w:spacing w:before="60" w:after="30" w:line="264" w:lineRule="auto"/>
      </w:pPr>
      <w:r>
        <w:rPr>
          <w:rFonts w:ascii="Exo" w:hAnsi="Exo" w:cs="Exo"/>
          <w:b/>
          <w:color w:val="3C4147"/>
          <w:sz w:val="21"/>
          <w:szCs w:val="21"/>
        </w:rPr>
        <w:t>Who it applies to</w:t>
      </w:r>
    </w:p>
    <w:p w14:paraId="6D8FCD7D" w14:textId="47191147" w:rsidR="00B93AFE" w:rsidRDefault="00F25E6F">
      <w:pPr>
        <w:spacing w:after="80" w:line="252" w:lineRule="auto"/>
      </w:pPr>
      <w:r>
        <w:rPr>
          <w:rFonts w:ascii="Aptos" w:hAnsi="Aptos" w:cs="Aptos"/>
          <w:color w:val="424242"/>
          <w:sz w:val="19"/>
          <w:szCs w:val="19"/>
        </w:rPr>
        <w:t>The whole finance function — the GM – Corporate, the Accountant and the Accounting Assistant — and anyone who logs into the financial systems or exercises a financial delegation.</w:t>
      </w:r>
    </w:p>
    <w:p w14:paraId="6D8FCD7E" w14:textId="77777777" w:rsidR="00B93AFE" w:rsidRDefault="00F25E6F">
      <w:pPr>
        <w:keepNext/>
        <w:keepLines/>
        <w:spacing w:before="60" w:after="30" w:line="264" w:lineRule="auto"/>
      </w:pPr>
      <w:r>
        <w:rPr>
          <w:rFonts w:ascii="Exo" w:hAnsi="Exo" w:cs="Exo"/>
          <w:b/>
          <w:color w:val="3C4147"/>
          <w:sz w:val="21"/>
          <w:szCs w:val="21"/>
        </w:rPr>
        <w:t>When you may deviate</w:t>
      </w:r>
    </w:p>
    <w:p w14:paraId="6D8FCD7F" w14:textId="77777777" w:rsidR="00B93AFE" w:rsidRDefault="00F25E6F">
      <w:pPr>
        <w:spacing w:after="80" w:line="252" w:lineRule="auto"/>
      </w:pPr>
      <w:r>
        <w:rPr>
          <w:rFonts w:ascii="Aptos" w:hAnsi="Aptos" w:cs="Aptos"/>
          <w:color w:val="424242"/>
          <w:sz w:val="19"/>
          <w:szCs w:val="19"/>
        </w:rPr>
        <w:t xml:space="preserve">Only where a </w:t>
      </w:r>
      <w:proofErr w:type="gramStart"/>
      <w:r>
        <w:rPr>
          <w:rFonts w:ascii="Aptos" w:hAnsi="Aptos" w:cs="Aptos"/>
          <w:color w:val="424242"/>
          <w:sz w:val="19"/>
          <w:szCs w:val="19"/>
        </w:rPr>
        <w:t>Director</w:t>
      </w:r>
      <w:proofErr w:type="gramEnd"/>
      <w:r>
        <w:rPr>
          <w:rFonts w:ascii="Aptos" w:hAnsi="Aptos" w:cs="Aptos"/>
          <w:color w:val="424242"/>
          <w:sz w:val="19"/>
          <w:szCs w:val="19"/>
        </w:rPr>
        <w:t xml:space="preserve"> authorises it, or where statutory compliance requires it. Controls and separation of duties are never bypassed for convenience; every exception is documented and reviewed.</w:t>
      </w: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D82"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D80" w14:textId="77777777" w:rsidR="00B93AFE" w:rsidRDefault="00F25E6F">
            <w:pPr>
              <w:spacing w:after="40" w:line="264" w:lineRule="auto"/>
            </w:pPr>
            <w:r>
              <w:rPr>
                <w:rFonts w:ascii="Aptos" w:hAnsi="Aptos" w:cs="Aptos"/>
                <w:b/>
                <w:caps/>
                <w:color w:val="FF0080"/>
                <w:spacing w:val="20"/>
                <w:sz w:val="15"/>
                <w:szCs w:val="15"/>
              </w:rPr>
              <w:t>The aim</w:t>
            </w:r>
          </w:p>
          <w:p w14:paraId="6D8FCD81" w14:textId="77777777" w:rsidR="00B93AFE" w:rsidRDefault="00F25E6F">
            <w:pPr>
              <w:spacing w:after="0" w:line="252" w:lineRule="auto"/>
            </w:pPr>
            <w:r>
              <w:rPr>
                <w:rFonts w:ascii="Aptos" w:hAnsi="Aptos" w:cs="Aptos"/>
                <w:color w:val="424242"/>
                <w:sz w:val="19"/>
                <w:szCs w:val="19"/>
              </w:rPr>
              <w:t xml:space="preserve">Make finance predictable, auditable and trusted — so good financial outcomes don’t depend on any one person remembering the right thing at the right moment. No changes without a </w:t>
            </w:r>
            <w:proofErr w:type="gramStart"/>
            <w:r>
              <w:rPr>
                <w:rFonts w:ascii="Aptos" w:hAnsi="Aptos" w:cs="Aptos"/>
                <w:color w:val="424242"/>
                <w:sz w:val="19"/>
                <w:szCs w:val="19"/>
              </w:rPr>
              <w:t>Director’s</w:t>
            </w:r>
            <w:proofErr w:type="gramEnd"/>
            <w:r>
              <w:rPr>
                <w:rFonts w:ascii="Aptos" w:hAnsi="Aptos" w:cs="Aptos"/>
                <w:color w:val="424242"/>
                <w:sz w:val="19"/>
                <w:szCs w:val="19"/>
              </w:rPr>
              <w:t xml:space="preserve"> consent; reviewed at least annually and re-issued, never amended on the run.</w:t>
            </w:r>
          </w:p>
        </w:tc>
      </w:tr>
    </w:tbl>
    <w:p w14:paraId="59B2CB67" w14:textId="77777777" w:rsidR="00B93AFE" w:rsidRDefault="00B93AFE" w:rsidP="001E7D5E">
      <w:pPr>
        <w:spacing w:after="60" w:line="264" w:lineRule="auto"/>
      </w:pPr>
    </w:p>
    <w:p w14:paraId="556E4D97" w14:textId="003928CA" w:rsidR="001E7D5E" w:rsidRDefault="00F25E6F" w:rsidP="001E7D5E">
      <w:pPr>
        <w:spacing w:after="0" w:line="264" w:lineRule="auto"/>
      </w:pPr>
      <w:r>
        <w:rPr>
          <w:rFonts w:ascii="Aptos" w:hAnsi="Aptos" w:cs="Aptos"/>
          <w:b/>
          <w:caps/>
          <w:color w:val="FF0080"/>
          <w:spacing w:val="28"/>
          <w:sz w:val="15"/>
          <w:szCs w:val="15"/>
        </w:rPr>
        <w:t>Part One · The operating manual</w:t>
      </w:r>
    </w:p>
    <w:p w14:paraId="6D8FCD85" w14:textId="0C768BE2" w:rsidR="00B93AFE" w:rsidRPr="004532DA" w:rsidRDefault="00F25E6F" w:rsidP="004532DA">
      <w:pPr>
        <w:pBdr>
          <w:bottom w:val="single" w:sz="12" w:space="1" w:color="auto"/>
        </w:pBdr>
        <w:spacing w:before="120" w:after="120" w:line="240" w:lineRule="auto"/>
        <w:outlineLvl w:val="0"/>
        <w:rPr>
          <w:rFonts w:ascii="Exo" w:hAnsi="Exo" w:cs="Exo"/>
          <w:b/>
          <w:color w:val="000000" w:themeColor="text1"/>
          <w:sz w:val="30"/>
          <w:szCs w:val="30"/>
        </w:rPr>
      </w:pPr>
      <w:r>
        <w:rPr>
          <w:rFonts w:ascii="Exo" w:hAnsi="Exo" w:cs="Exo"/>
          <w:b/>
          <w:color w:val="FF0080"/>
          <w:sz w:val="30"/>
          <w:szCs w:val="30"/>
        </w:rPr>
        <w:t xml:space="preserve">— </w:t>
      </w:r>
      <w:r w:rsidRPr="004532DA">
        <w:rPr>
          <w:rFonts w:ascii="Exo" w:hAnsi="Exo" w:cs="Exo"/>
          <w:b/>
          <w:color w:val="000000" w:themeColor="text1"/>
          <w:sz w:val="30"/>
          <w:szCs w:val="30"/>
        </w:rPr>
        <w:t xml:space="preserve">1.2 · The finance function </w:t>
      </w:r>
      <w:proofErr w:type="gramStart"/>
      <w:r w:rsidRPr="004532DA">
        <w:rPr>
          <w:rFonts w:ascii="Exo" w:hAnsi="Exo" w:cs="Exo"/>
          <w:b/>
          <w:color w:val="000000" w:themeColor="text1"/>
          <w:sz w:val="30"/>
          <w:szCs w:val="30"/>
        </w:rPr>
        <w:t>at a glance</w:t>
      </w:r>
      <w:proofErr w:type="gramEnd"/>
    </w:p>
    <w:p w14:paraId="6D8FCD86" w14:textId="77777777" w:rsidR="00B93AFE" w:rsidRDefault="00F25E6F">
      <w:pPr>
        <w:spacing w:after="130" w:line="276" w:lineRule="auto"/>
      </w:pPr>
      <w:r>
        <w:rPr>
          <w:rFonts w:ascii="Aptos" w:hAnsi="Aptos" w:cs="Aptos"/>
          <w:color w:val="6E6E6E"/>
          <w:sz w:val="21"/>
          <w:szCs w:val="21"/>
        </w:rPr>
        <w:t xml:space="preserve">A small team, one chain of accountability. The function manages the financial administration of </w:t>
      </w:r>
      <w:proofErr w:type="spellStart"/>
      <w:r>
        <w:rPr>
          <w:rFonts w:ascii="Aptos" w:hAnsi="Aptos" w:cs="Aptos"/>
          <w:color w:val="6E6E6E"/>
          <w:sz w:val="21"/>
          <w:szCs w:val="21"/>
        </w:rPr>
        <w:t>Brainsource</w:t>
      </w:r>
      <w:proofErr w:type="spellEnd"/>
      <w:r>
        <w:rPr>
          <w:rFonts w:ascii="Aptos" w:hAnsi="Aptos" w:cs="Aptos"/>
          <w:color w:val="6E6E6E"/>
          <w:sz w:val="21"/>
          <w:szCs w:val="21"/>
        </w:rPr>
        <w:t xml:space="preserve"> Corporation — the Philippine operations of Brainbox Group — under Philippine Accounting Standards, accountable through the GM – Corporate to the Board.</w:t>
      </w:r>
    </w:p>
    <w:tbl>
      <w:tblPr>
        <w:tblW w:w="9638" w:type="dxa"/>
        <w:tblInd w:w="90" w:type="dxa"/>
        <w:tblLayout w:type="fixed"/>
        <w:tblCellMar>
          <w:left w:w="10" w:type="dxa"/>
          <w:right w:w="10" w:type="dxa"/>
        </w:tblCellMar>
        <w:tblLook w:val="04A0" w:firstRow="1" w:lastRow="0" w:firstColumn="1" w:lastColumn="0" w:noHBand="0" w:noVBand="1"/>
      </w:tblPr>
      <w:tblGrid>
        <w:gridCol w:w="2400"/>
        <w:gridCol w:w="7238"/>
      </w:tblGrid>
      <w:tr w:rsidR="00B93AFE" w14:paraId="6D8FCD89" w14:textId="77777777" w:rsidTr="00193E46">
        <w:trPr>
          <w:cantSplit/>
        </w:trPr>
        <w:tc>
          <w:tcPr>
            <w:tcW w:w="2400" w:type="dxa"/>
            <w:tcMar>
              <w:top w:w="70" w:type="dxa"/>
              <w:left w:w="90" w:type="dxa"/>
              <w:bottom w:w="70" w:type="dxa"/>
              <w:right w:w="90" w:type="dxa"/>
            </w:tcMar>
          </w:tcPr>
          <w:p w14:paraId="6D8FCD87" w14:textId="77777777" w:rsidR="00B93AFE" w:rsidRDefault="00F25E6F">
            <w:pPr>
              <w:spacing w:after="0" w:line="264" w:lineRule="auto"/>
            </w:pPr>
            <w:r>
              <w:rPr>
                <w:rFonts w:ascii="Aptos" w:hAnsi="Aptos" w:cs="Aptos"/>
                <w:caps/>
                <w:color w:val="8C8C8C"/>
                <w:spacing w:val="18"/>
                <w:sz w:val="14"/>
                <w:szCs w:val="14"/>
              </w:rPr>
              <w:t>Entity</w:t>
            </w:r>
          </w:p>
        </w:tc>
        <w:tc>
          <w:tcPr>
            <w:tcW w:w="7238" w:type="dxa"/>
            <w:tcMar>
              <w:top w:w="70" w:type="dxa"/>
              <w:left w:w="90" w:type="dxa"/>
              <w:bottom w:w="70" w:type="dxa"/>
              <w:right w:w="90" w:type="dxa"/>
            </w:tcMar>
          </w:tcPr>
          <w:p w14:paraId="6D8FCD88" w14:textId="77777777" w:rsidR="00B93AFE" w:rsidRDefault="00F25E6F">
            <w:pPr>
              <w:spacing w:after="0" w:line="264" w:lineRule="auto"/>
            </w:pPr>
            <w:proofErr w:type="spellStart"/>
            <w:r>
              <w:rPr>
                <w:rFonts w:ascii="Aptos" w:hAnsi="Aptos" w:cs="Aptos"/>
                <w:color w:val="424242"/>
                <w:sz w:val="19"/>
                <w:szCs w:val="19"/>
              </w:rPr>
              <w:t>Brainsource</w:t>
            </w:r>
            <w:proofErr w:type="spellEnd"/>
            <w:r>
              <w:rPr>
                <w:rFonts w:ascii="Aptos" w:hAnsi="Aptos" w:cs="Aptos"/>
                <w:color w:val="424242"/>
                <w:sz w:val="19"/>
                <w:szCs w:val="19"/>
              </w:rPr>
              <w:t xml:space="preserve"> Corporation · Brainbox Group (Philippine operations)</w:t>
            </w:r>
          </w:p>
        </w:tc>
      </w:tr>
      <w:tr w:rsidR="00B93AFE" w14:paraId="6D8FCD8C" w14:textId="77777777" w:rsidTr="00193E46">
        <w:trPr>
          <w:cantSplit/>
        </w:trPr>
        <w:tc>
          <w:tcPr>
            <w:tcW w:w="2400" w:type="dxa"/>
            <w:tcMar>
              <w:top w:w="70" w:type="dxa"/>
              <w:left w:w="90" w:type="dxa"/>
              <w:bottom w:w="70" w:type="dxa"/>
              <w:right w:w="90" w:type="dxa"/>
            </w:tcMar>
          </w:tcPr>
          <w:p w14:paraId="6D8FCD8A" w14:textId="77777777" w:rsidR="00B93AFE" w:rsidRDefault="00F25E6F">
            <w:pPr>
              <w:spacing w:after="0" w:line="264" w:lineRule="auto"/>
            </w:pPr>
            <w:r>
              <w:rPr>
                <w:rFonts w:ascii="Aptos" w:hAnsi="Aptos" w:cs="Aptos"/>
                <w:caps/>
                <w:color w:val="8C8C8C"/>
                <w:spacing w:val="18"/>
                <w:sz w:val="14"/>
                <w:szCs w:val="14"/>
              </w:rPr>
              <w:t>Led by</w:t>
            </w:r>
          </w:p>
        </w:tc>
        <w:tc>
          <w:tcPr>
            <w:tcW w:w="7238" w:type="dxa"/>
            <w:tcMar>
              <w:top w:w="70" w:type="dxa"/>
              <w:left w:w="90" w:type="dxa"/>
              <w:bottom w:w="70" w:type="dxa"/>
              <w:right w:w="90" w:type="dxa"/>
            </w:tcMar>
          </w:tcPr>
          <w:p w14:paraId="6D8FCD8B" w14:textId="77777777" w:rsidR="00B93AFE" w:rsidRDefault="00F25E6F">
            <w:pPr>
              <w:spacing w:after="0" w:line="264" w:lineRule="auto"/>
            </w:pPr>
            <w:r>
              <w:rPr>
                <w:rFonts w:ascii="Aptos" w:hAnsi="Aptos" w:cs="Aptos"/>
                <w:color w:val="424242"/>
                <w:sz w:val="19"/>
                <w:szCs w:val="19"/>
              </w:rPr>
              <w:t>General Manager – Corporate (the “GM”)</w:t>
            </w:r>
          </w:p>
        </w:tc>
      </w:tr>
      <w:tr w:rsidR="00B93AFE" w14:paraId="6D8FCD8F" w14:textId="77777777" w:rsidTr="00193E46">
        <w:trPr>
          <w:cantSplit/>
        </w:trPr>
        <w:tc>
          <w:tcPr>
            <w:tcW w:w="2400" w:type="dxa"/>
            <w:tcMar>
              <w:top w:w="70" w:type="dxa"/>
              <w:left w:w="90" w:type="dxa"/>
              <w:bottom w:w="70" w:type="dxa"/>
              <w:right w:w="90" w:type="dxa"/>
            </w:tcMar>
          </w:tcPr>
          <w:p w14:paraId="6D8FCD8D" w14:textId="77777777" w:rsidR="00B93AFE" w:rsidRDefault="00F25E6F">
            <w:pPr>
              <w:spacing w:after="0" w:line="264" w:lineRule="auto"/>
            </w:pPr>
            <w:r>
              <w:rPr>
                <w:rFonts w:ascii="Aptos" w:hAnsi="Aptos" w:cs="Aptos"/>
                <w:caps/>
                <w:color w:val="8C8C8C"/>
                <w:spacing w:val="18"/>
                <w:sz w:val="14"/>
                <w:szCs w:val="14"/>
              </w:rPr>
              <w:t>Team</w:t>
            </w:r>
          </w:p>
        </w:tc>
        <w:tc>
          <w:tcPr>
            <w:tcW w:w="7238" w:type="dxa"/>
            <w:tcMar>
              <w:top w:w="70" w:type="dxa"/>
              <w:left w:w="90" w:type="dxa"/>
              <w:bottom w:w="70" w:type="dxa"/>
              <w:right w:w="90" w:type="dxa"/>
            </w:tcMar>
          </w:tcPr>
          <w:p w14:paraId="6D8FCD8E" w14:textId="77777777" w:rsidR="00B93AFE" w:rsidRDefault="00F25E6F">
            <w:pPr>
              <w:spacing w:after="0" w:line="264" w:lineRule="auto"/>
            </w:pPr>
            <w:r>
              <w:rPr>
                <w:rFonts w:ascii="Aptos" w:hAnsi="Aptos" w:cs="Aptos"/>
                <w:color w:val="424242"/>
                <w:sz w:val="19"/>
                <w:szCs w:val="19"/>
              </w:rPr>
              <w:t>Accountant · Accounting Assistant</w:t>
            </w:r>
          </w:p>
        </w:tc>
      </w:tr>
      <w:tr w:rsidR="00B93AFE" w14:paraId="6D8FCD92" w14:textId="77777777" w:rsidTr="00193E46">
        <w:trPr>
          <w:cantSplit/>
        </w:trPr>
        <w:tc>
          <w:tcPr>
            <w:tcW w:w="2400" w:type="dxa"/>
            <w:tcMar>
              <w:top w:w="70" w:type="dxa"/>
              <w:left w:w="90" w:type="dxa"/>
              <w:bottom w:w="70" w:type="dxa"/>
              <w:right w:w="90" w:type="dxa"/>
            </w:tcMar>
          </w:tcPr>
          <w:p w14:paraId="6D8FCD90" w14:textId="77777777" w:rsidR="00B93AFE" w:rsidRDefault="00F25E6F">
            <w:pPr>
              <w:spacing w:after="0" w:line="264" w:lineRule="auto"/>
            </w:pPr>
            <w:r>
              <w:rPr>
                <w:rFonts w:ascii="Aptos" w:hAnsi="Aptos" w:cs="Aptos"/>
                <w:caps/>
                <w:color w:val="8C8C8C"/>
                <w:spacing w:val="18"/>
                <w:sz w:val="14"/>
                <w:szCs w:val="14"/>
              </w:rPr>
              <w:t>Reports to</w:t>
            </w:r>
          </w:p>
        </w:tc>
        <w:tc>
          <w:tcPr>
            <w:tcW w:w="7238" w:type="dxa"/>
            <w:tcMar>
              <w:top w:w="70" w:type="dxa"/>
              <w:left w:w="90" w:type="dxa"/>
              <w:bottom w:w="70" w:type="dxa"/>
              <w:right w:w="90" w:type="dxa"/>
            </w:tcMar>
          </w:tcPr>
          <w:p w14:paraId="6D8FCD91" w14:textId="77777777" w:rsidR="00B93AFE" w:rsidRDefault="00F25E6F">
            <w:pPr>
              <w:spacing w:after="0" w:line="264" w:lineRule="auto"/>
            </w:pPr>
            <w:r>
              <w:rPr>
                <w:rFonts w:ascii="Aptos" w:hAnsi="Aptos" w:cs="Aptos"/>
                <w:color w:val="424242"/>
                <w:sz w:val="19"/>
                <w:szCs w:val="19"/>
              </w:rPr>
              <w:t>The Board / Directors — Tony &amp; Alexis</w:t>
            </w:r>
          </w:p>
        </w:tc>
      </w:tr>
      <w:tr w:rsidR="00B93AFE" w14:paraId="6D8FCD95" w14:textId="77777777" w:rsidTr="00193E46">
        <w:trPr>
          <w:cantSplit/>
        </w:trPr>
        <w:tc>
          <w:tcPr>
            <w:tcW w:w="2400" w:type="dxa"/>
            <w:tcMar>
              <w:top w:w="70" w:type="dxa"/>
              <w:left w:w="90" w:type="dxa"/>
              <w:bottom w:w="70" w:type="dxa"/>
              <w:right w:w="90" w:type="dxa"/>
            </w:tcMar>
          </w:tcPr>
          <w:p w14:paraId="6D8FCD93" w14:textId="77777777" w:rsidR="00B93AFE" w:rsidRDefault="00F25E6F">
            <w:pPr>
              <w:spacing w:after="0" w:line="264" w:lineRule="auto"/>
            </w:pPr>
            <w:r>
              <w:rPr>
                <w:rFonts w:ascii="Aptos" w:hAnsi="Aptos" w:cs="Aptos"/>
                <w:caps/>
                <w:color w:val="8C8C8C"/>
                <w:spacing w:val="18"/>
                <w:sz w:val="14"/>
                <w:szCs w:val="14"/>
              </w:rPr>
              <w:t>Reporting standard</w:t>
            </w:r>
          </w:p>
        </w:tc>
        <w:tc>
          <w:tcPr>
            <w:tcW w:w="7238" w:type="dxa"/>
            <w:tcMar>
              <w:top w:w="70" w:type="dxa"/>
              <w:left w:w="90" w:type="dxa"/>
              <w:bottom w:w="70" w:type="dxa"/>
              <w:right w:w="90" w:type="dxa"/>
            </w:tcMar>
          </w:tcPr>
          <w:p w14:paraId="6D8FCD94" w14:textId="77777777" w:rsidR="00B93AFE" w:rsidRDefault="00F25E6F">
            <w:pPr>
              <w:spacing w:after="0" w:line="264" w:lineRule="auto"/>
            </w:pPr>
            <w:r>
              <w:rPr>
                <w:rFonts w:ascii="Aptos" w:hAnsi="Aptos" w:cs="Aptos"/>
                <w:color w:val="424242"/>
                <w:sz w:val="19"/>
                <w:szCs w:val="19"/>
              </w:rPr>
              <w:t>Philippine Accounting Standards · accrual basis · PHP</w:t>
            </w:r>
          </w:p>
        </w:tc>
      </w:tr>
    </w:tbl>
    <w:p w14:paraId="6D8FCD96" w14:textId="77777777" w:rsidR="00B93AFE" w:rsidRDefault="00B93AFE">
      <w:pPr>
        <w:spacing w:after="200" w:line="264" w:lineRule="auto"/>
      </w:pPr>
    </w:p>
    <w:p w14:paraId="6D8FCD97" w14:textId="77777777" w:rsidR="00B93AFE" w:rsidRDefault="00F25E6F">
      <w:pPr>
        <w:keepNext/>
        <w:keepLines/>
        <w:spacing w:before="120" w:after="50" w:line="264" w:lineRule="auto"/>
      </w:pPr>
      <w:r>
        <w:rPr>
          <w:rFonts w:ascii="Exo" w:hAnsi="Exo" w:cs="Exo"/>
          <w:b/>
          <w:caps/>
          <w:color w:val="8C8C8C"/>
          <w:spacing w:val="20"/>
          <w:sz w:val="18"/>
          <w:szCs w:val="18"/>
        </w:rPr>
        <w:t>The functions we deliver</w:t>
      </w:r>
    </w:p>
    <w:p w14:paraId="6D8FCD98" w14:textId="77777777" w:rsidR="00B93AFE" w:rsidRDefault="00F25E6F">
      <w:pPr>
        <w:spacing w:after="80" w:line="252" w:lineRule="auto"/>
      </w:pPr>
      <w:r>
        <w:rPr>
          <w:rFonts w:ascii="Aptos" w:hAnsi="Aptos" w:cs="Aptos"/>
          <w:color w:val="424242"/>
          <w:sz w:val="19"/>
          <w:szCs w:val="19"/>
        </w:rPr>
        <w:t>Accounts payable · Accounts receivable · Payroll</w:t>
      </w:r>
    </w:p>
    <w:p w14:paraId="6D8FCD99" w14:textId="77777777" w:rsidR="00B93AFE" w:rsidRDefault="00F25E6F">
      <w:pPr>
        <w:spacing w:after="80" w:line="252" w:lineRule="auto"/>
      </w:pPr>
      <w:r>
        <w:rPr>
          <w:rFonts w:ascii="Aptos" w:hAnsi="Aptos" w:cs="Aptos"/>
          <w:color w:val="424242"/>
          <w:sz w:val="19"/>
          <w:szCs w:val="19"/>
        </w:rPr>
        <w:t>Banking &amp; petty cash · Tax &amp; VAT (BIR) · Statutory contributions</w:t>
      </w:r>
    </w:p>
    <w:p w14:paraId="6D8FCD9A" w14:textId="77777777" w:rsidR="00B93AFE" w:rsidRDefault="00F25E6F">
      <w:pPr>
        <w:spacing w:after="80" w:line="252" w:lineRule="auto"/>
      </w:pPr>
      <w:r>
        <w:rPr>
          <w:rFonts w:ascii="Aptos" w:hAnsi="Aptos" w:cs="Aptos"/>
          <w:color w:val="424242"/>
          <w:sz w:val="19"/>
          <w:szCs w:val="19"/>
        </w:rPr>
        <w:t>Month-end &amp; reporting · Budget &amp; forecasting · Assets &amp; capitalisation</w:t>
      </w:r>
    </w:p>
    <w:p w14:paraId="6D8FCD9B" w14:textId="77777777" w:rsidR="00B93AFE" w:rsidRDefault="00F25E6F">
      <w:pPr>
        <w:spacing w:after="110" w:line="270" w:lineRule="auto"/>
      </w:pPr>
      <w:r>
        <w:rPr>
          <w:rFonts w:ascii="Aptos" w:hAnsi="Aptos" w:cs="Aptos"/>
          <w:color w:val="424242"/>
          <w:sz w:val="20"/>
          <w:szCs w:val="20"/>
        </w:rPr>
        <w:t>Also: insurance &amp; investments · transfer pricing · audit, risk &amp; compliance.</w:t>
      </w:r>
    </w:p>
    <w:p w14:paraId="3118CD82" w14:textId="77777777" w:rsidR="001E7D5E" w:rsidRDefault="001E7D5E">
      <w:pPr>
        <w:spacing w:after="60" w:line="264" w:lineRule="auto"/>
        <w:rPr>
          <w:rFonts w:ascii="Aptos" w:hAnsi="Aptos" w:cs="Aptos"/>
          <w:b/>
          <w:caps/>
          <w:color w:val="FF0080"/>
          <w:spacing w:val="28"/>
          <w:sz w:val="15"/>
          <w:szCs w:val="15"/>
        </w:rPr>
      </w:pPr>
    </w:p>
    <w:p w14:paraId="1869EE2D" w14:textId="77777777" w:rsidR="001E7D5E" w:rsidRDefault="001E7D5E">
      <w:pPr>
        <w:spacing w:after="60" w:line="264" w:lineRule="auto"/>
        <w:rPr>
          <w:rFonts w:ascii="Aptos" w:hAnsi="Aptos" w:cs="Aptos"/>
          <w:b/>
          <w:caps/>
          <w:color w:val="FF0080"/>
          <w:spacing w:val="28"/>
          <w:sz w:val="15"/>
          <w:szCs w:val="15"/>
        </w:rPr>
      </w:pPr>
    </w:p>
    <w:p w14:paraId="47ECA3EB" w14:textId="77777777" w:rsidR="001E7D5E" w:rsidRDefault="001E7D5E">
      <w:pPr>
        <w:spacing w:after="60" w:line="264" w:lineRule="auto"/>
        <w:rPr>
          <w:rFonts w:ascii="Aptos" w:hAnsi="Aptos" w:cs="Aptos"/>
          <w:b/>
          <w:caps/>
          <w:color w:val="FF0080"/>
          <w:spacing w:val="28"/>
          <w:sz w:val="15"/>
          <w:szCs w:val="15"/>
        </w:rPr>
      </w:pPr>
    </w:p>
    <w:p w14:paraId="65964F6C" w14:textId="77777777" w:rsidR="001E7D5E" w:rsidRDefault="001E7D5E">
      <w:pPr>
        <w:spacing w:after="60" w:line="264" w:lineRule="auto"/>
        <w:rPr>
          <w:rFonts w:ascii="Aptos" w:hAnsi="Aptos" w:cs="Aptos"/>
          <w:b/>
          <w:caps/>
          <w:color w:val="FF0080"/>
          <w:spacing w:val="28"/>
          <w:sz w:val="15"/>
          <w:szCs w:val="15"/>
        </w:rPr>
      </w:pPr>
    </w:p>
    <w:p w14:paraId="7062D568" w14:textId="77777777" w:rsidR="001E7D5E" w:rsidRDefault="001E7D5E">
      <w:pPr>
        <w:spacing w:after="60" w:line="264" w:lineRule="auto"/>
        <w:rPr>
          <w:rFonts w:ascii="Aptos" w:hAnsi="Aptos" w:cs="Aptos"/>
          <w:b/>
          <w:caps/>
          <w:color w:val="FF0080"/>
          <w:spacing w:val="28"/>
          <w:sz w:val="15"/>
          <w:szCs w:val="15"/>
        </w:rPr>
      </w:pPr>
    </w:p>
    <w:p w14:paraId="52AC91CC" w14:textId="77777777" w:rsidR="001E7D5E" w:rsidRDefault="001E7D5E">
      <w:pPr>
        <w:spacing w:after="60" w:line="264" w:lineRule="auto"/>
        <w:rPr>
          <w:rFonts w:ascii="Aptos" w:hAnsi="Aptos" w:cs="Aptos"/>
          <w:b/>
          <w:caps/>
          <w:color w:val="FF0080"/>
          <w:spacing w:val="28"/>
          <w:sz w:val="15"/>
          <w:szCs w:val="15"/>
        </w:rPr>
      </w:pPr>
    </w:p>
    <w:p w14:paraId="4F57977E" w14:textId="77777777" w:rsidR="00B93AFE" w:rsidRDefault="00F25E6F" w:rsidP="001E7D5E">
      <w:pPr>
        <w:spacing w:after="120" w:line="264" w:lineRule="auto"/>
      </w:pPr>
      <w:r>
        <w:rPr>
          <w:rFonts w:ascii="Aptos" w:hAnsi="Aptos" w:cs="Aptos"/>
          <w:b/>
          <w:caps/>
          <w:color w:val="FF0080"/>
          <w:spacing w:val="28"/>
          <w:sz w:val="15"/>
          <w:szCs w:val="15"/>
        </w:rPr>
        <w:t>Part One · The operating manual</w:t>
      </w:r>
    </w:p>
    <w:p w14:paraId="3031F002" w14:textId="77777777" w:rsidR="00B93AFE" w:rsidRDefault="00F25E6F" w:rsidP="001E7D5E">
      <w:pPr>
        <w:pBdr>
          <w:bottom w:val="single" w:sz="12" w:space="1" w:color="auto"/>
        </w:pBdr>
        <w:spacing w:after="0" w:line="264" w:lineRule="auto"/>
        <w:rPr>
          <w:rFonts w:ascii="Exo" w:hAnsi="Exo" w:cs="Exo"/>
          <w:b/>
          <w:color w:val="000000" w:themeColor="text1"/>
          <w:sz w:val="30"/>
          <w:szCs w:val="30"/>
        </w:rPr>
      </w:pPr>
      <w:r>
        <w:rPr>
          <w:rFonts w:ascii="Exo" w:hAnsi="Exo" w:cs="Exo"/>
          <w:b/>
          <w:color w:val="FF0080"/>
          <w:sz w:val="30"/>
          <w:szCs w:val="30"/>
        </w:rPr>
        <w:lastRenderedPageBreak/>
        <w:t xml:space="preserve">— </w:t>
      </w:r>
      <w:r w:rsidRPr="004532DA">
        <w:rPr>
          <w:rFonts w:ascii="Exo" w:hAnsi="Exo" w:cs="Exo"/>
          <w:b/>
          <w:color w:val="000000" w:themeColor="text1"/>
          <w:sz w:val="30"/>
          <w:szCs w:val="30"/>
        </w:rPr>
        <w:t>1.3 · Systems of record</w:t>
      </w:r>
    </w:p>
    <w:p w14:paraId="6D8FCD9E" w14:textId="77777777" w:rsidR="00B93AFE" w:rsidRDefault="00F25E6F" w:rsidP="004532DA">
      <w:pPr>
        <w:spacing w:before="120" w:after="120" w:line="276" w:lineRule="auto"/>
      </w:pPr>
      <w:r>
        <w:rPr>
          <w:rFonts w:ascii="Aptos" w:hAnsi="Aptos" w:cs="Aptos"/>
          <w:color w:val="6E6E6E"/>
          <w:sz w:val="21"/>
          <w:szCs w:val="21"/>
        </w:rPr>
        <w:t>A defined set of systems governs every transaction. Xero is the sole source of truth; everything reconciles back to it. If a system is wrong, it is corrected before work proceeds — personal records never override it.</w:t>
      </w:r>
    </w:p>
    <w:tbl>
      <w:tblPr>
        <w:tblW w:w="9638" w:type="dxa"/>
        <w:tblInd w:w="100" w:type="dxa"/>
        <w:tblLayout w:type="fixed"/>
        <w:tblCellMar>
          <w:left w:w="10" w:type="dxa"/>
          <w:right w:w="10" w:type="dxa"/>
        </w:tblCellMar>
        <w:tblLook w:val="04A0" w:firstRow="1" w:lastRow="0" w:firstColumn="1" w:lastColumn="0" w:noHBand="0" w:noVBand="1"/>
      </w:tblPr>
      <w:tblGrid>
        <w:gridCol w:w="1928"/>
        <w:gridCol w:w="2120"/>
        <w:gridCol w:w="5590"/>
        <w:tblGridChange w:id="12">
          <w:tblGrid>
            <w:gridCol w:w="90"/>
            <w:gridCol w:w="1838"/>
            <w:gridCol w:w="90"/>
            <w:gridCol w:w="2030"/>
            <w:gridCol w:w="90"/>
            <w:gridCol w:w="5500"/>
            <w:gridCol w:w="90"/>
          </w:tblGrid>
        </w:tblGridChange>
      </w:tblGrid>
      <w:tr w:rsidR="00B93AFE" w14:paraId="6D8FCDA2" w14:textId="77777777">
        <w:trPr>
          <w:cantSplit/>
          <w:tblHeader/>
        </w:trPr>
        <w:tc>
          <w:tcPr>
            <w:tcW w:w="1928" w:type="dxa"/>
            <w:tcBorders>
              <w:bottom w:val="single" w:sz="8" w:space="0" w:color="8C8C8C"/>
            </w:tcBorders>
            <w:shd w:val="clear" w:color="auto" w:fill="EEF0F2"/>
            <w:tcMar>
              <w:top w:w="80" w:type="dxa"/>
              <w:left w:w="100" w:type="dxa"/>
              <w:bottom w:w="80" w:type="dxa"/>
              <w:right w:w="100" w:type="dxa"/>
            </w:tcMar>
          </w:tcPr>
          <w:p w14:paraId="6D8FCD9F" w14:textId="77777777" w:rsidR="00B93AFE" w:rsidRDefault="00F25E6F">
            <w:pPr>
              <w:spacing w:after="0" w:line="264" w:lineRule="auto"/>
            </w:pPr>
            <w:r>
              <w:rPr>
                <w:rFonts w:ascii="Exo" w:hAnsi="Exo" w:cs="Exo"/>
                <w:b/>
                <w:color w:val="3C4147"/>
                <w:sz w:val="17"/>
                <w:szCs w:val="17"/>
              </w:rPr>
              <w:t>System</w:t>
            </w:r>
          </w:p>
        </w:tc>
        <w:tc>
          <w:tcPr>
            <w:tcW w:w="2120" w:type="dxa"/>
            <w:tcBorders>
              <w:bottom w:val="single" w:sz="8" w:space="0" w:color="8C8C8C"/>
            </w:tcBorders>
            <w:shd w:val="clear" w:color="auto" w:fill="EEF0F2"/>
            <w:tcMar>
              <w:top w:w="80" w:type="dxa"/>
              <w:left w:w="100" w:type="dxa"/>
              <w:bottom w:w="80" w:type="dxa"/>
              <w:right w:w="100" w:type="dxa"/>
            </w:tcMar>
          </w:tcPr>
          <w:p w14:paraId="6D8FCDA0" w14:textId="77777777" w:rsidR="00B93AFE" w:rsidRDefault="00F25E6F">
            <w:pPr>
              <w:spacing w:after="0" w:line="264" w:lineRule="auto"/>
            </w:pPr>
            <w:r>
              <w:rPr>
                <w:rFonts w:ascii="Exo" w:hAnsi="Exo" w:cs="Exo"/>
                <w:b/>
                <w:color w:val="3C4147"/>
                <w:sz w:val="17"/>
                <w:szCs w:val="17"/>
              </w:rPr>
              <w:t>Role</w:t>
            </w:r>
          </w:p>
        </w:tc>
        <w:tc>
          <w:tcPr>
            <w:tcW w:w="5590" w:type="dxa"/>
            <w:tcBorders>
              <w:bottom w:val="single" w:sz="8" w:space="0" w:color="8C8C8C"/>
            </w:tcBorders>
            <w:shd w:val="clear" w:color="auto" w:fill="EEF0F2"/>
            <w:tcMar>
              <w:top w:w="80" w:type="dxa"/>
              <w:left w:w="100" w:type="dxa"/>
              <w:bottom w:w="80" w:type="dxa"/>
              <w:right w:w="100" w:type="dxa"/>
            </w:tcMar>
          </w:tcPr>
          <w:p w14:paraId="6D8FCDA1" w14:textId="77777777" w:rsidR="00B93AFE" w:rsidRDefault="00F25E6F">
            <w:pPr>
              <w:spacing w:after="0" w:line="264" w:lineRule="auto"/>
            </w:pPr>
            <w:r>
              <w:rPr>
                <w:rFonts w:ascii="Exo" w:hAnsi="Exo" w:cs="Exo"/>
                <w:b/>
                <w:color w:val="3C4147"/>
                <w:sz w:val="17"/>
                <w:szCs w:val="17"/>
              </w:rPr>
              <w:t>What it governs</w:t>
            </w:r>
          </w:p>
        </w:tc>
      </w:tr>
      <w:tr w:rsidR="00B93AFE" w14:paraId="6D8FCDA6" w14:textId="77777777">
        <w:trPr>
          <w:cantSplit/>
        </w:trPr>
        <w:tc>
          <w:tcPr>
            <w:tcW w:w="1928" w:type="dxa"/>
            <w:tcBorders>
              <w:bottom w:val="single" w:sz="4" w:space="0" w:color="D2D6DA"/>
            </w:tcBorders>
            <w:tcMar>
              <w:top w:w="80" w:type="dxa"/>
              <w:left w:w="100" w:type="dxa"/>
              <w:bottom w:w="80" w:type="dxa"/>
              <w:right w:w="100" w:type="dxa"/>
            </w:tcMar>
          </w:tcPr>
          <w:p w14:paraId="6D8FCDA3" w14:textId="77777777" w:rsidR="00B93AFE" w:rsidRDefault="00F25E6F">
            <w:pPr>
              <w:spacing w:after="0" w:line="252" w:lineRule="auto"/>
            </w:pPr>
            <w:r>
              <w:rPr>
                <w:rFonts w:ascii="Aptos" w:hAnsi="Aptos" w:cs="Aptos"/>
                <w:color w:val="424242"/>
                <w:sz w:val="19"/>
                <w:szCs w:val="19"/>
              </w:rPr>
              <w:t>Xero</w:t>
            </w:r>
          </w:p>
        </w:tc>
        <w:tc>
          <w:tcPr>
            <w:tcW w:w="2120" w:type="dxa"/>
            <w:tcBorders>
              <w:bottom w:val="single" w:sz="4" w:space="0" w:color="D2D6DA"/>
            </w:tcBorders>
            <w:tcMar>
              <w:top w:w="80" w:type="dxa"/>
              <w:left w:w="100" w:type="dxa"/>
              <w:bottom w:w="80" w:type="dxa"/>
              <w:right w:w="100" w:type="dxa"/>
            </w:tcMar>
          </w:tcPr>
          <w:p w14:paraId="6D8FCDA4" w14:textId="77777777" w:rsidR="00B93AFE" w:rsidRDefault="00F25E6F">
            <w:pPr>
              <w:spacing w:after="0" w:line="252" w:lineRule="auto"/>
            </w:pPr>
            <w:r>
              <w:rPr>
                <w:rFonts w:ascii="Aptos" w:hAnsi="Aptos" w:cs="Aptos"/>
                <w:color w:val="424242"/>
                <w:sz w:val="19"/>
                <w:szCs w:val="19"/>
              </w:rPr>
              <w:t>Source of truth</w:t>
            </w:r>
          </w:p>
        </w:tc>
        <w:tc>
          <w:tcPr>
            <w:tcW w:w="5590" w:type="dxa"/>
            <w:tcBorders>
              <w:bottom w:val="single" w:sz="4" w:space="0" w:color="D2D6DA"/>
            </w:tcBorders>
            <w:tcMar>
              <w:top w:w="80" w:type="dxa"/>
              <w:left w:w="100" w:type="dxa"/>
              <w:bottom w:w="80" w:type="dxa"/>
              <w:right w:w="100" w:type="dxa"/>
            </w:tcMar>
          </w:tcPr>
          <w:p w14:paraId="6D8FCDA5" w14:textId="50219DE5" w:rsidR="00B93AFE" w:rsidRDefault="00F25E6F">
            <w:pPr>
              <w:spacing w:after="0" w:line="252" w:lineRule="auto"/>
            </w:pPr>
            <w:r>
              <w:rPr>
                <w:rFonts w:ascii="Aptos" w:hAnsi="Aptos" w:cs="Aptos"/>
                <w:color w:val="424242"/>
                <w:sz w:val="19"/>
                <w:szCs w:val="19"/>
              </w:rPr>
              <w:t>Bills, invoices, GL,</w:t>
            </w:r>
            <w:ins w:id="13" w:author="Margrace Gacang" w:date="2026-08-28T12:57:00Z" w16du:dateUtc="2026-08-28T04:57:00Z">
              <w:r w:rsidR="00393242">
                <w:rPr>
                  <w:rFonts w:ascii="Aptos" w:hAnsi="Aptos" w:cs="Aptos"/>
                  <w:color w:val="424242"/>
                  <w:sz w:val="19"/>
                  <w:szCs w:val="19"/>
                </w:rPr>
                <w:t xml:space="preserve"> and</w:t>
              </w:r>
            </w:ins>
            <w:r>
              <w:rPr>
                <w:rFonts w:ascii="Aptos" w:hAnsi="Aptos" w:cs="Aptos"/>
                <w:color w:val="424242"/>
                <w:sz w:val="19"/>
                <w:szCs w:val="19"/>
              </w:rPr>
              <w:t xml:space="preserve"> bank reconciliation</w:t>
            </w:r>
            <w:del w:id="14" w:author="Margrace Gacang" w:date="2026-08-28T12:57:00Z" w16du:dateUtc="2026-08-28T04:57:00Z">
              <w:r w:rsidDel="00393242">
                <w:rPr>
                  <w:rFonts w:ascii="Aptos" w:hAnsi="Aptos" w:cs="Aptos"/>
                  <w:color w:val="424242"/>
                  <w:sz w:val="19"/>
                  <w:szCs w:val="19"/>
                </w:rPr>
                <w:delText>, payslips</w:delText>
              </w:r>
            </w:del>
            <w:r>
              <w:rPr>
                <w:rFonts w:ascii="Aptos" w:hAnsi="Aptos" w:cs="Aptos"/>
                <w:color w:val="424242"/>
                <w:sz w:val="19"/>
                <w:szCs w:val="19"/>
              </w:rPr>
              <w:t>. Accounts are not added or archived without the GM’s approval; logins require Xero training.</w:t>
            </w:r>
          </w:p>
        </w:tc>
      </w:tr>
      <w:tr w:rsidR="00B93AFE" w14:paraId="6D8FCDAA" w14:textId="77777777">
        <w:trPr>
          <w:cantSplit/>
        </w:trPr>
        <w:tc>
          <w:tcPr>
            <w:tcW w:w="1928" w:type="dxa"/>
            <w:tcBorders>
              <w:bottom w:val="single" w:sz="4" w:space="0" w:color="D2D6DA"/>
            </w:tcBorders>
            <w:shd w:val="clear" w:color="auto" w:fill="FAFAFB"/>
            <w:tcMar>
              <w:top w:w="80" w:type="dxa"/>
              <w:left w:w="100" w:type="dxa"/>
              <w:bottom w:w="80" w:type="dxa"/>
              <w:right w:w="100" w:type="dxa"/>
            </w:tcMar>
          </w:tcPr>
          <w:p w14:paraId="6D8FCDA7" w14:textId="1FA8D67C" w:rsidR="00B93AFE" w:rsidRDefault="00F25E6F">
            <w:pPr>
              <w:spacing w:after="0" w:line="252" w:lineRule="auto"/>
            </w:pPr>
            <w:del w:id="15" w:author="Margrace Gacang" w:date="2026-08-28T13:05:00Z" w16du:dateUtc="2026-08-28T05:05:00Z">
              <w:r w:rsidDel="00877834">
                <w:rPr>
                  <w:rFonts w:ascii="Aptos" w:hAnsi="Aptos" w:cs="Aptos"/>
                  <w:color w:val="424242"/>
                  <w:sz w:val="19"/>
                  <w:szCs w:val="19"/>
                </w:rPr>
                <w:delText>Reach &amp; Frog</w:delText>
              </w:r>
            </w:del>
            <w:ins w:id="16" w:author="Margrace Gacang" w:date="2026-08-28T13:05:00Z" w16du:dateUtc="2026-08-28T05:05:00Z">
              <w:r w:rsidR="00877834">
                <w:rPr>
                  <w:rFonts w:ascii="Aptos" w:hAnsi="Aptos" w:cs="Aptos"/>
                  <w:color w:val="424242"/>
                  <w:sz w:val="19"/>
                  <w:szCs w:val="19"/>
                </w:rPr>
                <w:t>DEXT</w:t>
              </w:r>
            </w:ins>
          </w:p>
        </w:tc>
        <w:tc>
          <w:tcPr>
            <w:tcW w:w="2120" w:type="dxa"/>
            <w:tcBorders>
              <w:bottom w:val="single" w:sz="4" w:space="0" w:color="D2D6DA"/>
            </w:tcBorders>
            <w:shd w:val="clear" w:color="auto" w:fill="FAFAFB"/>
            <w:tcMar>
              <w:top w:w="80" w:type="dxa"/>
              <w:left w:w="100" w:type="dxa"/>
              <w:bottom w:w="80" w:type="dxa"/>
              <w:right w:w="100" w:type="dxa"/>
            </w:tcMar>
          </w:tcPr>
          <w:p w14:paraId="6D8FCDA8" w14:textId="24C080A8" w:rsidR="00B93AFE" w:rsidRDefault="00F25E6F">
            <w:pPr>
              <w:spacing w:after="0" w:line="252" w:lineRule="auto"/>
            </w:pPr>
            <w:del w:id="17" w:author="Margrace Gacang" w:date="2026-08-28T13:07:00Z" w16du:dateUtc="2026-08-28T05:07:00Z">
              <w:r w:rsidDel="00F33D98">
                <w:rPr>
                  <w:rFonts w:ascii="Aptos" w:hAnsi="Aptos" w:cs="Aptos"/>
                  <w:color w:val="424242"/>
                  <w:sz w:val="19"/>
                  <w:szCs w:val="19"/>
                </w:rPr>
                <w:delText>Reporting &amp; cash flow</w:delText>
              </w:r>
            </w:del>
            <w:ins w:id="18" w:author="Margrace Gacang" w:date="2026-08-28T13:07:00Z" w16du:dateUtc="2026-08-28T05:07:00Z">
              <w:r w:rsidR="00F33D98">
                <w:rPr>
                  <w:rFonts w:ascii="Aptos" w:hAnsi="Aptos" w:cs="Aptos"/>
                  <w:color w:val="424242"/>
                  <w:sz w:val="19"/>
                  <w:szCs w:val="19"/>
                </w:rPr>
                <w:t>Expense management</w:t>
              </w:r>
            </w:ins>
          </w:p>
        </w:tc>
        <w:tc>
          <w:tcPr>
            <w:tcW w:w="5590" w:type="dxa"/>
            <w:tcBorders>
              <w:bottom w:val="single" w:sz="4" w:space="0" w:color="D2D6DA"/>
            </w:tcBorders>
            <w:shd w:val="clear" w:color="auto" w:fill="FAFAFB"/>
            <w:tcMar>
              <w:top w:w="80" w:type="dxa"/>
              <w:left w:w="100" w:type="dxa"/>
              <w:bottom w:w="80" w:type="dxa"/>
              <w:right w:w="100" w:type="dxa"/>
            </w:tcMar>
          </w:tcPr>
          <w:p w14:paraId="6D8FCDA9" w14:textId="54C417DD" w:rsidR="00B93AFE" w:rsidRDefault="002A4C34">
            <w:pPr>
              <w:spacing w:after="0" w:line="252" w:lineRule="auto"/>
            </w:pPr>
            <w:ins w:id="19" w:author="Margrace Gacang" w:date="2026-08-28T13:23:00Z" w16du:dateUtc="2026-08-28T05:23:00Z">
              <w:r w:rsidRPr="002A4C34">
                <w:rPr>
                  <w:rFonts w:ascii="Calibri Light" w:eastAsia="Barlow" w:hAnsi="Calibri Light" w:cs="Times New Roman"/>
                  <w:color w:val="808184"/>
                  <w:sz w:val="20"/>
                  <w:lang w:val="en-GB" w:eastAsia="en-US"/>
                </w:rPr>
                <w:t>Captures, reviews, and publishes invoices, receipts, and expense claims to Xero, maintaining supporting documentation and audit trails.</w:t>
              </w:r>
            </w:ins>
            <w:del w:id="20" w:author="Margrace Gacang" w:date="2026-08-28T13:08:00Z" w16du:dateUtc="2026-08-28T05:08:00Z">
              <w:r w:rsidR="00F25E6F" w:rsidDel="001A20AF">
                <w:rPr>
                  <w:rFonts w:ascii="Aptos" w:hAnsi="Aptos" w:cs="Aptos"/>
                  <w:color w:val="424242"/>
                  <w:sz w:val="19"/>
                  <w:szCs w:val="19"/>
                </w:rPr>
                <w:delText>Reach Reporting and Frog Cash Flow both link to Xero to inform decisions — never a substitute for it.</w:delText>
              </w:r>
            </w:del>
          </w:p>
        </w:tc>
      </w:tr>
      <w:tr w:rsidR="00B93AFE" w14:paraId="6D8FCDAE" w14:textId="77777777">
        <w:trPr>
          <w:cantSplit/>
        </w:trPr>
        <w:tc>
          <w:tcPr>
            <w:tcW w:w="1928" w:type="dxa"/>
            <w:tcBorders>
              <w:bottom w:val="single" w:sz="4" w:space="0" w:color="D2D6DA"/>
            </w:tcBorders>
            <w:tcMar>
              <w:top w:w="80" w:type="dxa"/>
              <w:left w:w="100" w:type="dxa"/>
              <w:bottom w:w="80" w:type="dxa"/>
              <w:right w:w="100" w:type="dxa"/>
            </w:tcMar>
          </w:tcPr>
          <w:p w14:paraId="6D8FCDAB" w14:textId="154AA2FE" w:rsidR="00B93AFE" w:rsidRDefault="00F25E6F">
            <w:pPr>
              <w:spacing w:after="0" w:line="252" w:lineRule="auto"/>
            </w:pPr>
            <w:del w:id="21" w:author="Margrace Gacang" w:date="2026-08-26T17:09:00Z" w16du:dateUtc="2026-08-26T09:09:00Z">
              <w:r w:rsidDel="00AD2C6B">
                <w:rPr>
                  <w:rFonts w:ascii="Aptos" w:hAnsi="Aptos" w:cs="Aptos"/>
                  <w:color w:val="424242"/>
                  <w:sz w:val="19"/>
                  <w:szCs w:val="19"/>
                </w:rPr>
                <w:delText xml:space="preserve">Wise </w:delText>
              </w:r>
            </w:del>
            <w:ins w:id="22" w:author="Margrace Gacang" w:date="2026-08-26T17:09:00Z" w16du:dateUtc="2026-08-26T09:09:00Z">
              <w:r w:rsidR="00AD2C6B">
                <w:rPr>
                  <w:rFonts w:ascii="Aptos" w:hAnsi="Aptos" w:cs="Aptos"/>
                  <w:color w:val="424242"/>
                  <w:sz w:val="19"/>
                  <w:szCs w:val="19"/>
                </w:rPr>
                <w:t xml:space="preserve">Bank of the Philippine Islands (BPI) </w:t>
              </w:r>
            </w:ins>
            <w:r>
              <w:rPr>
                <w:rFonts w:ascii="Aptos" w:hAnsi="Aptos" w:cs="Aptos"/>
                <w:color w:val="424242"/>
                <w:sz w:val="19"/>
                <w:szCs w:val="19"/>
              </w:rPr>
              <w:t>&amp; Metrobank</w:t>
            </w:r>
            <w:ins w:id="23" w:author="Margrace Gacang" w:date="2026-08-26T17:09:00Z" w16du:dateUtc="2026-08-26T09:09:00Z">
              <w:r w:rsidR="00AD2C6B">
                <w:rPr>
                  <w:rFonts w:ascii="Aptos" w:hAnsi="Aptos" w:cs="Aptos"/>
                  <w:color w:val="424242"/>
                  <w:sz w:val="19"/>
                  <w:szCs w:val="19"/>
                </w:rPr>
                <w:t xml:space="preserve"> (MBTC)</w:t>
              </w:r>
            </w:ins>
          </w:p>
        </w:tc>
        <w:tc>
          <w:tcPr>
            <w:tcW w:w="2120" w:type="dxa"/>
            <w:tcBorders>
              <w:bottom w:val="single" w:sz="4" w:space="0" w:color="D2D6DA"/>
            </w:tcBorders>
            <w:tcMar>
              <w:top w:w="80" w:type="dxa"/>
              <w:left w:w="100" w:type="dxa"/>
              <w:bottom w:w="80" w:type="dxa"/>
              <w:right w:w="100" w:type="dxa"/>
            </w:tcMar>
          </w:tcPr>
          <w:p w14:paraId="6D8FCDAC" w14:textId="77777777" w:rsidR="00B93AFE" w:rsidRDefault="00F25E6F">
            <w:pPr>
              <w:spacing w:after="0" w:line="252" w:lineRule="auto"/>
            </w:pPr>
            <w:r>
              <w:rPr>
                <w:rFonts w:ascii="Aptos" w:hAnsi="Aptos" w:cs="Aptos"/>
                <w:color w:val="424242"/>
                <w:sz w:val="19"/>
                <w:szCs w:val="19"/>
              </w:rPr>
              <w:t>Payments &amp; payroll</w:t>
            </w:r>
          </w:p>
        </w:tc>
        <w:tc>
          <w:tcPr>
            <w:tcW w:w="5590" w:type="dxa"/>
            <w:tcBorders>
              <w:bottom w:val="single" w:sz="4" w:space="0" w:color="D2D6DA"/>
            </w:tcBorders>
            <w:tcMar>
              <w:top w:w="80" w:type="dxa"/>
              <w:left w:w="100" w:type="dxa"/>
              <w:bottom w:w="80" w:type="dxa"/>
              <w:right w:w="100" w:type="dxa"/>
            </w:tcMar>
          </w:tcPr>
          <w:p w14:paraId="6D8FCDAD" w14:textId="2FBF1E81" w:rsidR="00B93AFE" w:rsidRDefault="00AD2C6B">
            <w:pPr>
              <w:spacing w:after="0" w:line="252" w:lineRule="auto"/>
            </w:pPr>
            <w:ins w:id="24" w:author="Margrace Gacang" w:date="2026-08-26T17:09:00Z" w16du:dateUtc="2026-08-26T09:09:00Z">
              <w:r>
                <w:rPr>
                  <w:rFonts w:ascii="Aptos" w:hAnsi="Aptos" w:cs="Aptos"/>
                  <w:color w:val="424242"/>
                  <w:sz w:val="19"/>
                  <w:szCs w:val="19"/>
                </w:rPr>
                <w:t>BPI for ba</w:t>
              </w:r>
            </w:ins>
            <w:ins w:id="25" w:author="Margrace Gacang" w:date="2026-08-26T17:10:00Z" w16du:dateUtc="2026-08-26T09:10:00Z">
              <w:r>
                <w:rPr>
                  <w:rFonts w:ascii="Aptos" w:hAnsi="Aptos" w:cs="Aptos"/>
                  <w:color w:val="424242"/>
                  <w:sz w:val="19"/>
                  <w:szCs w:val="19"/>
                </w:rPr>
                <w:t>tch payroll,</w:t>
              </w:r>
              <w:r w:rsidR="00FF3CC7">
                <w:rPr>
                  <w:rFonts w:ascii="Aptos" w:hAnsi="Aptos" w:cs="Aptos"/>
                  <w:color w:val="424242"/>
                  <w:sz w:val="19"/>
                  <w:szCs w:val="19"/>
                </w:rPr>
                <w:t xml:space="preserve"> </w:t>
              </w:r>
              <w:r w:rsidR="001D1513">
                <w:rPr>
                  <w:rFonts w:ascii="Aptos" w:hAnsi="Aptos" w:cs="Aptos"/>
                  <w:color w:val="424242"/>
                  <w:sz w:val="19"/>
                  <w:szCs w:val="19"/>
                </w:rPr>
                <w:t xml:space="preserve">Statutory </w:t>
              </w:r>
            </w:ins>
            <w:ins w:id="26" w:author="Margrace Gacang" w:date="2026-08-26T17:11:00Z" w16du:dateUtc="2026-08-26T09:11:00Z">
              <w:r w:rsidR="001D1513">
                <w:rPr>
                  <w:rFonts w:ascii="Aptos" w:hAnsi="Aptos" w:cs="Aptos"/>
                  <w:color w:val="424242"/>
                  <w:sz w:val="19"/>
                  <w:szCs w:val="19"/>
                </w:rPr>
                <w:t xml:space="preserve">Payments, </w:t>
              </w:r>
            </w:ins>
            <w:ins w:id="27" w:author="Margrace Gacang" w:date="2026-08-26T17:10:00Z" w16du:dateUtc="2026-08-26T09:10:00Z">
              <w:r w:rsidR="00FF3CC7">
                <w:rPr>
                  <w:rFonts w:ascii="Aptos" w:hAnsi="Aptos" w:cs="Aptos"/>
                  <w:color w:val="424242"/>
                  <w:sz w:val="19"/>
                  <w:szCs w:val="19"/>
                </w:rPr>
                <w:t xml:space="preserve">and </w:t>
              </w:r>
            </w:ins>
            <w:ins w:id="28" w:author="Margrace Gacang" w:date="2026-08-26T17:11:00Z" w16du:dateUtc="2026-08-26T09:11:00Z">
              <w:r w:rsidR="001D1513">
                <w:rPr>
                  <w:rFonts w:ascii="Aptos" w:hAnsi="Aptos" w:cs="Aptos"/>
                  <w:color w:val="424242"/>
                  <w:sz w:val="19"/>
                  <w:szCs w:val="19"/>
                </w:rPr>
                <w:t xml:space="preserve">a </w:t>
              </w:r>
            </w:ins>
            <w:ins w:id="29" w:author="Margrace Gacang" w:date="2026-08-26T17:10:00Z" w16du:dateUtc="2026-08-26T09:10:00Z">
              <w:r w:rsidR="00FF3CC7">
                <w:rPr>
                  <w:rFonts w:ascii="Aptos" w:hAnsi="Aptos" w:cs="Aptos"/>
                  <w:color w:val="424242"/>
                  <w:sz w:val="19"/>
                  <w:szCs w:val="19"/>
                </w:rPr>
                <w:t>primary Bank for Operations while</w:t>
              </w:r>
              <w:r>
                <w:rPr>
                  <w:rFonts w:ascii="Aptos" w:hAnsi="Aptos" w:cs="Aptos"/>
                  <w:color w:val="424242"/>
                  <w:sz w:val="19"/>
                  <w:szCs w:val="19"/>
                </w:rPr>
                <w:t xml:space="preserve"> </w:t>
              </w:r>
            </w:ins>
            <w:r w:rsidR="00F25E6F">
              <w:rPr>
                <w:rFonts w:ascii="Aptos" w:hAnsi="Aptos" w:cs="Aptos"/>
                <w:color w:val="424242"/>
                <w:sz w:val="19"/>
                <w:szCs w:val="19"/>
              </w:rPr>
              <w:t xml:space="preserve">Metrobank </w:t>
            </w:r>
            <w:ins w:id="30" w:author="Margrace Gacang" w:date="2026-08-26T17:11:00Z" w16du:dateUtc="2026-08-26T09:11:00Z">
              <w:r w:rsidR="001D1513">
                <w:rPr>
                  <w:rFonts w:ascii="Aptos" w:hAnsi="Aptos" w:cs="Aptos"/>
                  <w:color w:val="424242"/>
                  <w:sz w:val="19"/>
                  <w:szCs w:val="19"/>
                </w:rPr>
                <w:t>acts a secondary Bank or Back up Bank</w:t>
              </w:r>
              <w:r w:rsidR="00B20A8E">
                <w:rPr>
                  <w:rFonts w:ascii="Aptos" w:hAnsi="Aptos" w:cs="Aptos"/>
                  <w:color w:val="424242"/>
                  <w:sz w:val="19"/>
                  <w:szCs w:val="19"/>
                </w:rPr>
                <w:t xml:space="preserve"> </w:t>
              </w:r>
            </w:ins>
            <w:r w:rsidR="00F25E6F">
              <w:rPr>
                <w:rFonts w:ascii="Aptos" w:hAnsi="Aptos" w:cs="Aptos"/>
                <w:color w:val="424242"/>
                <w:sz w:val="19"/>
                <w:szCs w:val="19"/>
              </w:rPr>
              <w:t>for</w:t>
            </w:r>
            <w:ins w:id="31" w:author="Margrace Gacang" w:date="2026-08-26T17:11:00Z" w16du:dateUtc="2026-08-26T09:11:00Z">
              <w:r w:rsidR="00B20A8E">
                <w:rPr>
                  <w:rFonts w:ascii="Aptos" w:hAnsi="Aptos" w:cs="Aptos"/>
                  <w:color w:val="424242"/>
                  <w:sz w:val="19"/>
                  <w:szCs w:val="19"/>
                </w:rPr>
                <w:t xml:space="preserve"> </w:t>
              </w:r>
            </w:ins>
            <w:del w:id="32" w:author="Margrace Gacang" w:date="2026-08-26T17:11:00Z" w16du:dateUtc="2026-08-26T09:11:00Z">
              <w:r w:rsidR="00F25E6F" w:rsidDel="00B20A8E">
                <w:rPr>
                  <w:rFonts w:ascii="Aptos" w:hAnsi="Aptos" w:cs="Aptos"/>
                  <w:color w:val="424242"/>
                  <w:sz w:val="19"/>
                  <w:szCs w:val="19"/>
                </w:rPr>
                <w:delText xml:space="preserve"> </w:delText>
              </w:r>
            </w:del>
            <w:r w:rsidR="00F25E6F">
              <w:rPr>
                <w:rFonts w:ascii="Aptos" w:hAnsi="Aptos" w:cs="Aptos"/>
                <w:color w:val="424242"/>
                <w:sz w:val="19"/>
                <w:szCs w:val="19"/>
              </w:rPr>
              <w:t>supplier</w:t>
            </w:r>
            <w:ins w:id="33" w:author="Margrace Gacang" w:date="2026-08-26T17:11:00Z" w16du:dateUtc="2026-08-26T09:11:00Z">
              <w:r w:rsidR="00B20A8E">
                <w:rPr>
                  <w:rFonts w:ascii="Aptos" w:hAnsi="Aptos" w:cs="Aptos"/>
                  <w:color w:val="424242"/>
                  <w:sz w:val="19"/>
                  <w:szCs w:val="19"/>
                </w:rPr>
                <w:t xml:space="preserve"> with Metro Bank Accounts;</w:t>
              </w:r>
            </w:ins>
            <w:del w:id="34" w:author="Margrace Gacang" w:date="2026-08-26T17:11:00Z" w16du:dateUtc="2026-08-26T09:11:00Z">
              <w:r w:rsidR="00F25E6F" w:rsidDel="00B20A8E">
                <w:rPr>
                  <w:rFonts w:ascii="Aptos" w:hAnsi="Aptos" w:cs="Aptos"/>
                  <w:color w:val="424242"/>
                  <w:sz w:val="19"/>
                  <w:szCs w:val="19"/>
                </w:rPr>
                <w:delText xml:space="preserve"> and statutory payments;</w:delText>
              </w:r>
            </w:del>
            <w:del w:id="35" w:author="Margrace Gacang" w:date="2026-08-26T17:10:00Z" w16du:dateUtc="2026-08-26T09:10:00Z">
              <w:r w:rsidR="00F25E6F" w:rsidDel="00AD2C6B">
                <w:rPr>
                  <w:rFonts w:ascii="Aptos" w:hAnsi="Aptos" w:cs="Aptos"/>
                  <w:color w:val="424242"/>
                  <w:sz w:val="19"/>
                  <w:szCs w:val="19"/>
                </w:rPr>
                <w:delText xml:space="preserve"> Wise for batch payroll</w:delText>
              </w:r>
              <w:r w:rsidR="00F25E6F" w:rsidDel="00FF3CC7">
                <w:rPr>
                  <w:rFonts w:ascii="Aptos" w:hAnsi="Aptos" w:cs="Aptos"/>
                  <w:color w:val="424242"/>
                  <w:sz w:val="19"/>
                  <w:szCs w:val="19"/>
                </w:rPr>
                <w:delText>.</w:delText>
              </w:r>
            </w:del>
            <w:r w:rsidR="00F25E6F">
              <w:rPr>
                <w:rFonts w:ascii="Aptos" w:hAnsi="Aptos" w:cs="Aptos"/>
                <w:color w:val="424242"/>
                <w:sz w:val="19"/>
                <w:szCs w:val="19"/>
              </w:rPr>
              <w:t xml:space="preserve"> Payments are authorised, never released alone.</w:t>
            </w:r>
          </w:p>
        </w:tc>
      </w:tr>
      <w:tr w:rsidR="00B93AFE" w14:paraId="6D8FCDB2" w14:textId="77777777">
        <w:trPr>
          <w:cantSplit/>
        </w:trPr>
        <w:tc>
          <w:tcPr>
            <w:tcW w:w="1928" w:type="dxa"/>
            <w:tcBorders>
              <w:bottom w:val="single" w:sz="4" w:space="0" w:color="D2D6DA"/>
            </w:tcBorders>
            <w:shd w:val="clear" w:color="auto" w:fill="FAFAFB"/>
            <w:tcMar>
              <w:top w:w="80" w:type="dxa"/>
              <w:left w:w="100" w:type="dxa"/>
              <w:bottom w:w="80" w:type="dxa"/>
              <w:right w:w="100" w:type="dxa"/>
            </w:tcMar>
          </w:tcPr>
          <w:p w14:paraId="6D8FCDAF" w14:textId="77777777" w:rsidR="00B93AFE" w:rsidRDefault="00F25E6F">
            <w:pPr>
              <w:spacing w:after="0" w:line="252" w:lineRule="auto"/>
            </w:pPr>
            <w:r>
              <w:rPr>
                <w:rFonts w:ascii="Aptos" w:hAnsi="Aptos" w:cs="Aptos"/>
                <w:color w:val="424242"/>
                <w:sz w:val="19"/>
                <w:szCs w:val="19"/>
              </w:rPr>
              <w:t>BambooHR</w:t>
            </w:r>
          </w:p>
        </w:tc>
        <w:tc>
          <w:tcPr>
            <w:tcW w:w="2120" w:type="dxa"/>
            <w:tcBorders>
              <w:bottom w:val="single" w:sz="4" w:space="0" w:color="D2D6DA"/>
            </w:tcBorders>
            <w:shd w:val="clear" w:color="auto" w:fill="FAFAFB"/>
            <w:tcMar>
              <w:top w:w="80" w:type="dxa"/>
              <w:left w:w="100" w:type="dxa"/>
              <w:bottom w:w="80" w:type="dxa"/>
              <w:right w:w="100" w:type="dxa"/>
            </w:tcMar>
          </w:tcPr>
          <w:p w14:paraId="6D8FCDB0" w14:textId="77777777" w:rsidR="00B93AFE" w:rsidRDefault="00F25E6F">
            <w:pPr>
              <w:spacing w:after="0" w:line="252" w:lineRule="auto"/>
            </w:pPr>
            <w:r>
              <w:rPr>
                <w:rFonts w:ascii="Aptos" w:hAnsi="Aptos" w:cs="Aptos"/>
                <w:color w:val="424242"/>
                <w:sz w:val="19"/>
                <w:szCs w:val="19"/>
              </w:rPr>
              <w:t>People &amp; leave</w:t>
            </w:r>
          </w:p>
        </w:tc>
        <w:tc>
          <w:tcPr>
            <w:tcW w:w="5590" w:type="dxa"/>
            <w:tcBorders>
              <w:bottom w:val="single" w:sz="4" w:space="0" w:color="D2D6DA"/>
            </w:tcBorders>
            <w:shd w:val="clear" w:color="auto" w:fill="FAFAFB"/>
            <w:tcMar>
              <w:top w:w="80" w:type="dxa"/>
              <w:left w:w="100" w:type="dxa"/>
              <w:bottom w:w="80" w:type="dxa"/>
              <w:right w:w="100" w:type="dxa"/>
            </w:tcMar>
          </w:tcPr>
          <w:p w14:paraId="6D8FCDB1" w14:textId="75AE3A06" w:rsidR="00B93AFE" w:rsidRDefault="00F25E6F">
            <w:pPr>
              <w:spacing w:after="0" w:line="252" w:lineRule="auto"/>
            </w:pPr>
            <w:r>
              <w:rPr>
                <w:rFonts w:ascii="Aptos" w:hAnsi="Aptos" w:cs="Aptos"/>
                <w:color w:val="424242"/>
                <w:sz w:val="19"/>
                <w:szCs w:val="19"/>
              </w:rPr>
              <w:t xml:space="preserve">The source for leave and employee details feeding payroll, with the Employee </w:t>
            </w:r>
            <w:proofErr w:type="spellStart"/>
            <w:r>
              <w:rPr>
                <w:rFonts w:ascii="Aptos" w:hAnsi="Aptos" w:cs="Aptos"/>
                <w:color w:val="424242"/>
                <w:sz w:val="19"/>
                <w:szCs w:val="19"/>
              </w:rPr>
              <w:t>Masterlist</w:t>
            </w:r>
            <w:proofErr w:type="spellEnd"/>
            <w:del w:id="36" w:author="Margrace Gacang" w:date="2026-08-28T12:58:00Z" w16du:dateUtc="2026-08-28T04:58:00Z">
              <w:r w:rsidDel="004E3225">
                <w:rPr>
                  <w:rFonts w:ascii="Aptos" w:hAnsi="Aptos" w:cs="Aptos"/>
                  <w:color w:val="424242"/>
                  <w:sz w:val="19"/>
                  <w:szCs w:val="19"/>
                </w:rPr>
                <w:delText xml:space="preserve"> and Fortnight Payroll Template</w:delText>
              </w:r>
            </w:del>
            <w:r>
              <w:rPr>
                <w:rFonts w:ascii="Aptos" w:hAnsi="Aptos" w:cs="Aptos"/>
                <w:color w:val="424242"/>
                <w:sz w:val="19"/>
                <w:szCs w:val="19"/>
              </w:rPr>
              <w:t>.</w:t>
            </w:r>
          </w:p>
        </w:tc>
      </w:tr>
      <w:tr w:rsidR="00B93AFE" w14:paraId="6D8FCDB6" w14:textId="77777777">
        <w:trPr>
          <w:cantSplit/>
        </w:trPr>
        <w:tc>
          <w:tcPr>
            <w:tcW w:w="1928" w:type="dxa"/>
            <w:tcBorders>
              <w:bottom w:val="single" w:sz="4" w:space="0" w:color="D2D6DA"/>
            </w:tcBorders>
            <w:tcMar>
              <w:top w:w="80" w:type="dxa"/>
              <w:left w:w="100" w:type="dxa"/>
              <w:bottom w:w="80" w:type="dxa"/>
              <w:right w:w="100" w:type="dxa"/>
            </w:tcMar>
          </w:tcPr>
          <w:p w14:paraId="6D8FCDB3" w14:textId="77777777" w:rsidR="00B93AFE" w:rsidRDefault="00F25E6F">
            <w:pPr>
              <w:spacing w:after="0" w:line="252" w:lineRule="auto"/>
            </w:pPr>
            <w:r>
              <w:rPr>
                <w:rFonts w:ascii="Aptos" w:hAnsi="Aptos" w:cs="Aptos"/>
                <w:color w:val="424242"/>
                <w:sz w:val="19"/>
                <w:szCs w:val="19"/>
              </w:rPr>
              <w:t>OneDrive</w:t>
            </w:r>
          </w:p>
        </w:tc>
        <w:tc>
          <w:tcPr>
            <w:tcW w:w="2120" w:type="dxa"/>
            <w:tcBorders>
              <w:bottom w:val="single" w:sz="4" w:space="0" w:color="D2D6DA"/>
            </w:tcBorders>
            <w:tcMar>
              <w:top w:w="80" w:type="dxa"/>
              <w:left w:w="100" w:type="dxa"/>
              <w:bottom w:w="80" w:type="dxa"/>
              <w:right w:w="100" w:type="dxa"/>
            </w:tcMar>
          </w:tcPr>
          <w:p w14:paraId="6D8FCDB4" w14:textId="77777777" w:rsidR="00B93AFE" w:rsidRDefault="00F25E6F">
            <w:pPr>
              <w:spacing w:after="0" w:line="252" w:lineRule="auto"/>
            </w:pPr>
            <w:r>
              <w:rPr>
                <w:rFonts w:ascii="Aptos" w:hAnsi="Aptos" w:cs="Aptos"/>
                <w:color w:val="424242"/>
                <w:sz w:val="19"/>
                <w:szCs w:val="19"/>
              </w:rPr>
              <w:t>Document store</w:t>
            </w:r>
          </w:p>
        </w:tc>
        <w:tc>
          <w:tcPr>
            <w:tcW w:w="5590" w:type="dxa"/>
            <w:tcBorders>
              <w:bottom w:val="single" w:sz="4" w:space="0" w:color="D2D6DA"/>
            </w:tcBorders>
            <w:tcMar>
              <w:top w:w="80" w:type="dxa"/>
              <w:left w:w="100" w:type="dxa"/>
              <w:bottom w:w="80" w:type="dxa"/>
              <w:right w:w="100" w:type="dxa"/>
            </w:tcMar>
          </w:tcPr>
          <w:p w14:paraId="6D8FCDB5" w14:textId="7B331B8B" w:rsidR="00B93AFE" w:rsidRDefault="00F25E6F">
            <w:pPr>
              <w:spacing w:after="0" w:line="252" w:lineRule="auto"/>
            </w:pPr>
            <w:del w:id="37" w:author="Margrace Gacang" w:date="2026-08-28T12:59:00Z" w16du:dateUtc="2026-08-28T04:59:00Z">
              <w:r w:rsidDel="00255359">
                <w:rPr>
                  <w:rFonts w:ascii="Aptos" w:hAnsi="Aptos" w:cs="Aptos"/>
                  <w:color w:val="424242"/>
                  <w:sz w:val="19"/>
                  <w:szCs w:val="19"/>
                </w:rPr>
                <w:delText>Receipts and</w:delText>
              </w:r>
            </w:del>
            <w:ins w:id="38" w:author="Margrace Gacang" w:date="2026-08-28T12:59:00Z" w16du:dateUtc="2026-08-28T04:59:00Z">
              <w:r w:rsidR="00255359">
                <w:rPr>
                  <w:rFonts w:ascii="Aptos" w:hAnsi="Aptos" w:cs="Aptos"/>
                  <w:color w:val="424242"/>
                  <w:sz w:val="19"/>
                  <w:szCs w:val="19"/>
                </w:rPr>
                <w:t xml:space="preserve">Working files and </w:t>
              </w:r>
            </w:ins>
            <w:del w:id="39" w:author="Margrace Gacang" w:date="2026-08-28T13:04:00Z" w16du:dateUtc="2026-08-28T05:04:00Z">
              <w:r w:rsidDel="00224F88">
                <w:rPr>
                  <w:rFonts w:ascii="Aptos" w:hAnsi="Aptos" w:cs="Aptos"/>
                  <w:color w:val="424242"/>
                  <w:sz w:val="19"/>
                  <w:szCs w:val="19"/>
                </w:rPr>
                <w:delText xml:space="preserve"> </w:delText>
              </w:r>
            </w:del>
            <w:r>
              <w:rPr>
                <w:rFonts w:ascii="Aptos" w:hAnsi="Aptos" w:cs="Aptos"/>
                <w:color w:val="424242"/>
                <w:sz w:val="19"/>
                <w:szCs w:val="19"/>
              </w:rPr>
              <w:t>supporting documents, named YYYYMMDD</w:t>
            </w:r>
            <w:ins w:id="40" w:author="Margrace Gacang" w:date="2026-08-28T13:04:00Z" w16du:dateUtc="2026-08-28T05:04:00Z">
              <w:r w:rsidR="00685E7C">
                <w:rPr>
                  <w:rFonts w:ascii="Aptos" w:hAnsi="Aptos" w:cs="Aptos"/>
                  <w:color w:val="424242"/>
                  <w:sz w:val="19"/>
                  <w:szCs w:val="19"/>
                </w:rPr>
                <w:t>.</w:t>
              </w:r>
            </w:ins>
            <w:r>
              <w:rPr>
                <w:rFonts w:ascii="Aptos" w:hAnsi="Aptos" w:cs="Aptos"/>
                <w:color w:val="424242"/>
                <w:sz w:val="19"/>
                <w:szCs w:val="19"/>
              </w:rPr>
              <w:t xml:space="preserve"> Supplier–Summary–Amount and attached to the Xero bill.</w:t>
            </w:r>
          </w:p>
        </w:tc>
      </w:tr>
      <w:tr w:rsidR="00B93AFE" w14:paraId="6D8FCDBA" w14:textId="77777777" w:rsidTr="00F5511E">
        <w:tblPrEx>
          <w:tblW w:w="9638" w:type="dxa"/>
          <w:tblInd w:w="100" w:type="dxa"/>
          <w:tblLayout w:type="fixed"/>
          <w:tblCellMar>
            <w:left w:w="10" w:type="dxa"/>
            <w:right w:w="10" w:type="dxa"/>
          </w:tblCellMar>
          <w:tblPrExChange w:id="41" w:author="Margrace Gacang" w:date="2026-08-28T13:18:00Z" w16du:dateUtc="2026-08-28T05:18:00Z">
            <w:tblPrEx>
              <w:tblW w:w="9638" w:type="dxa"/>
              <w:tblInd w:w="100" w:type="dxa"/>
              <w:tblLayout w:type="fixed"/>
              <w:tblCellMar>
                <w:left w:w="10" w:type="dxa"/>
                <w:right w:w="10" w:type="dxa"/>
              </w:tblCellMar>
            </w:tblPrEx>
          </w:tblPrExChange>
        </w:tblPrEx>
        <w:trPr>
          <w:cantSplit/>
          <w:trPrChange w:id="42" w:author="Margrace Gacang" w:date="2026-08-28T13:18:00Z" w16du:dateUtc="2026-08-28T05:18:00Z">
            <w:trPr>
              <w:gridBefore w:val="1"/>
              <w:cantSplit/>
            </w:trPr>
          </w:trPrChange>
        </w:trPr>
        <w:tc>
          <w:tcPr>
            <w:tcW w:w="1928" w:type="dxa"/>
            <w:shd w:val="clear" w:color="auto" w:fill="FAFAFB"/>
            <w:tcMar>
              <w:top w:w="80" w:type="dxa"/>
              <w:left w:w="100" w:type="dxa"/>
              <w:bottom w:w="80" w:type="dxa"/>
              <w:right w:w="100" w:type="dxa"/>
            </w:tcMar>
            <w:tcPrChange w:id="43" w:author="Margrace Gacang" w:date="2026-08-28T13:18:00Z" w16du:dateUtc="2026-08-28T05:18:00Z">
              <w:tcPr>
                <w:tcW w:w="1928" w:type="dxa"/>
                <w:gridSpan w:val="2"/>
                <w:tcBorders>
                  <w:bottom w:val="single" w:sz="4" w:space="0" w:color="D2D6DA"/>
                </w:tcBorders>
                <w:shd w:val="clear" w:color="auto" w:fill="FAFAFB"/>
                <w:tcMar>
                  <w:top w:w="80" w:type="dxa"/>
                  <w:left w:w="100" w:type="dxa"/>
                  <w:bottom w:w="80" w:type="dxa"/>
                  <w:right w:w="100" w:type="dxa"/>
                </w:tcMar>
              </w:tcPr>
            </w:tcPrChange>
          </w:tcPr>
          <w:p w14:paraId="6D8FCDB7" w14:textId="77777777" w:rsidR="00B93AFE" w:rsidRDefault="00F25E6F">
            <w:pPr>
              <w:spacing w:after="0" w:line="252" w:lineRule="auto"/>
            </w:pPr>
            <w:r>
              <w:rPr>
                <w:rFonts w:ascii="Aptos" w:hAnsi="Aptos" w:cs="Aptos"/>
                <w:color w:val="424242"/>
                <w:sz w:val="19"/>
                <w:szCs w:val="19"/>
              </w:rPr>
              <w:t>Asana</w:t>
            </w:r>
          </w:p>
        </w:tc>
        <w:tc>
          <w:tcPr>
            <w:tcW w:w="2120" w:type="dxa"/>
            <w:shd w:val="clear" w:color="auto" w:fill="FAFAFB"/>
            <w:tcMar>
              <w:top w:w="80" w:type="dxa"/>
              <w:left w:w="100" w:type="dxa"/>
              <w:bottom w:w="80" w:type="dxa"/>
              <w:right w:w="100" w:type="dxa"/>
            </w:tcMar>
            <w:tcPrChange w:id="44" w:author="Margrace Gacang" w:date="2026-08-28T13:18:00Z" w16du:dateUtc="2026-08-28T05:18:00Z">
              <w:tcPr>
                <w:tcW w:w="2120" w:type="dxa"/>
                <w:gridSpan w:val="2"/>
                <w:tcBorders>
                  <w:bottom w:val="single" w:sz="4" w:space="0" w:color="D2D6DA"/>
                </w:tcBorders>
                <w:shd w:val="clear" w:color="auto" w:fill="FAFAFB"/>
                <w:tcMar>
                  <w:top w:w="80" w:type="dxa"/>
                  <w:left w:w="100" w:type="dxa"/>
                  <w:bottom w:w="80" w:type="dxa"/>
                  <w:right w:w="100" w:type="dxa"/>
                </w:tcMar>
              </w:tcPr>
            </w:tcPrChange>
          </w:tcPr>
          <w:p w14:paraId="6D8FCDB8" w14:textId="77777777" w:rsidR="00B93AFE" w:rsidRDefault="00F25E6F">
            <w:pPr>
              <w:spacing w:after="0" w:line="252" w:lineRule="auto"/>
            </w:pPr>
            <w:r>
              <w:rPr>
                <w:rFonts w:ascii="Aptos" w:hAnsi="Aptos" w:cs="Aptos"/>
                <w:color w:val="424242"/>
                <w:sz w:val="19"/>
                <w:szCs w:val="19"/>
              </w:rPr>
              <w:t>Audit findings</w:t>
            </w:r>
          </w:p>
        </w:tc>
        <w:tc>
          <w:tcPr>
            <w:tcW w:w="5590" w:type="dxa"/>
            <w:shd w:val="clear" w:color="auto" w:fill="FAFAFB"/>
            <w:tcMar>
              <w:top w:w="80" w:type="dxa"/>
              <w:left w:w="100" w:type="dxa"/>
              <w:bottom w:w="80" w:type="dxa"/>
              <w:right w:w="100" w:type="dxa"/>
            </w:tcMar>
            <w:tcPrChange w:id="45" w:author="Margrace Gacang" w:date="2026-08-28T13:18:00Z" w16du:dateUtc="2026-08-28T05:18:00Z">
              <w:tcPr>
                <w:tcW w:w="5590" w:type="dxa"/>
                <w:gridSpan w:val="2"/>
                <w:tcBorders>
                  <w:bottom w:val="single" w:sz="4" w:space="0" w:color="D2D6DA"/>
                </w:tcBorders>
                <w:shd w:val="clear" w:color="auto" w:fill="FAFAFB"/>
                <w:tcMar>
                  <w:top w:w="80" w:type="dxa"/>
                  <w:left w:w="100" w:type="dxa"/>
                  <w:bottom w:w="80" w:type="dxa"/>
                  <w:right w:w="100" w:type="dxa"/>
                </w:tcMar>
              </w:tcPr>
            </w:tcPrChange>
          </w:tcPr>
          <w:p w14:paraId="6D8FCDB9" w14:textId="77777777" w:rsidR="00B93AFE" w:rsidRDefault="00F25E6F">
            <w:pPr>
              <w:spacing w:after="0" w:line="252" w:lineRule="auto"/>
            </w:pPr>
            <w:r>
              <w:rPr>
                <w:rFonts w:ascii="Aptos" w:hAnsi="Aptos" w:cs="Aptos"/>
                <w:color w:val="424242"/>
                <w:sz w:val="19"/>
                <w:szCs w:val="19"/>
              </w:rPr>
              <w:t>Material audit findings tracked to closure in an audit project, reported periodically to the Board.</w:t>
            </w:r>
          </w:p>
        </w:tc>
      </w:tr>
      <w:tr w:rsidR="00F5511E" w14:paraId="37F00DF4" w14:textId="77777777">
        <w:trPr>
          <w:cantSplit/>
          <w:ins w:id="46" w:author="Margrace Gacang" w:date="2026-08-28T13:18:00Z"/>
        </w:trPr>
        <w:tc>
          <w:tcPr>
            <w:tcW w:w="1928" w:type="dxa"/>
            <w:tcBorders>
              <w:bottom w:val="single" w:sz="4" w:space="0" w:color="D2D6DA"/>
            </w:tcBorders>
            <w:shd w:val="clear" w:color="auto" w:fill="FAFAFB"/>
            <w:tcMar>
              <w:top w:w="80" w:type="dxa"/>
              <w:left w:w="100" w:type="dxa"/>
              <w:bottom w:w="80" w:type="dxa"/>
              <w:right w:w="100" w:type="dxa"/>
            </w:tcMar>
          </w:tcPr>
          <w:p w14:paraId="2BB7A138" w14:textId="75AC1940" w:rsidR="00F5511E" w:rsidRDefault="00F5511E">
            <w:pPr>
              <w:spacing w:after="0" w:line="252" w:lineRule="auto"/>
              <w:rPr>
                <w:ins w:id="47" w:author="Margrace Gacang" w:date="2026-08-28T13:18:00Z" w16du:dateUtc="2026-08-28T05:18:00Z"/>
                <w:rFonts w:ascii="Aptos" w:hAnsi="Aptos" w:cs="Aptos"/>
                <w:color w:val="424242"/>
                <w:sz w:val="19"/>
                <w:szCs w:val="19"/>
              </w:rPr>
            </w:pPr>
            <w:ins w:id="48" w:author="Margrace Gacang" w:date="2026-08-28T13:18:00Z" w16du:dateUtc="2026-08-28T05:18:00Z">
              <w:r>
                <w:rPr>
                  <w:rFonts w:ascii="Aptos" w:hAnsi="Aptos" w:cs="Aptos"/>
                  <w:color w:val="424242"/>
                  <w:sz w:val="19"/>
                  <w:szCs w:val="19"/>
                </w:rPr>
                <w:t>Juan Tax</w:t>
              </w:r>
            </w:ins>
          </w:p>
        </w:tc>
        <w:tc>
          <w:tcPr>
            <w:tcW w:w="2120" w:type="dxa"/>
            <w:tcBorders>
              <w:bottom w:val="single" w:sz="4" w:space="0" w:color="D2D6DA"/>
            </w:tcBorders>
            <w:shd w:val="clear" w:color="auto" w:fill="FAFAFB"/>
            <w:tcMar>
              <w:top w:w="80" w:type="dxa"/>
              <w:left w:w="100" w:type="dxa"/>
              <w:bottom w:w="80" w:type="dxa"/>
              <w:right w:w="100" w:type="dxa"/>
            </w:tcMar>
          </w:tcPr>
          <w:p w14:paraId="3EB0A681" w14:textId="76832EDC" w:rsidR="00F5511E" w:rsidRDefault="00080458">
            <w:pPr>
              <w:spacing w:after="0" w:line="252" w:lineRule="auto"/>
              <w:rPr>
                <w:ins w:id="49" w:author="Margrace Gacang" w:date="2026-08-28T13:18:00Z" w16du:dateUtc="2026-08-28T05:18:00Z"/>
                <w:rFonts w:ascii="Aptos" w:hAnsi="Aptos" w:cs="Aptos"/>
                <w:color w:val="424242"/>
                <w:sz w:val="19"/>
                <w:szCs w:val="19"/>
              </w:rPr>
            </w:pPr>
            <w:ins w:id="50" w:author="Margrace Gacang" w:date="2026-08-28T13:21:00Z" w16du:dateUtc="2026-08-28T05:21:00Z">
              <w:r w:rsidRPr="00080458">
                <w:rPr>
                  <w:rFonts w:ascii="Aptos" w:hAnsi="Aptos" w:cs="Aptos"/>
                  <w:color w:val="424242"/>
                  <w:sz w:val="19"/>
                  <w:szCs w:val="19"/>
                </w:rPr>
                <w:t>Tax compliance &amp; reporting</w:t>
              </w:r>
            </w:ins>
          </w:p>
        </w:tc>
        <w:tc>
          <w:tcPr>
            <w:tcW w:w="5590" w:type="dxa"/>
            <w:tcBorders>
              <w:bottom w:val="single" w:sz="4" w:space="0" w:color="D2D6DA"/>
            </w:tcBorders>
            <w:shd w:val="clear" w:color="auto" w:fill="FAFAFB"/>
            <w:tcMar>
              <w:top w:w="80" w:type="dxa"/>
              <w:left w:w="100" w:type="dxa"/>
              <w:bottom w:w="80" w:type="dxa"/>
              <w:right w:w="100" w:type="dxa"/>
            </w:tcMar>
          </w:tcPr>
          <w:p w14:paraId="19F06F71" w14:textId="4BCB1415" w:rsidR="00F5511E" w:rsidRDefault="004B4ECA">
            <w:pPr>
              <w:spacing w:after="0" w:line="252" w:lineRule="auto"/>
              <w:rPr>
                <w:ins w:id="51" w:author="Margrace Gacang" w:date="2026-08-28T13:18:00Z" w16du:dateUtc="2026-08-28T05:18:00Z"/>
                <w:rFonts w:ascii="Aptos" w:hAnsi="Aptos" w:cs="Aptos"/>
                <w:color w:val="424242"/>
                <w:sz w:val="19"/>
                <w:szCs w:val="19"/>
              </w:rPr>
            </w:pPr>
            <w:ins w:id="52" w:author="Margrace Gacang" w:date="2026-08-28T13:23:00Z" w16du:dateUtc="2026-08-28T05:23:00Z">
              <w:r w:rsidRPr="004B4ECA">
                <w:rPr>
                  <w:rFonts w:ascii="Aptos" w:hAnsi="Aptos" w:cs="Aptos"/>
                  <w:color w:val="424242"/>
                  <w:sz w:val="19"/>
                  <w:szCs w:val="19"/>
                </w:rPr>
                <w:t>Used for the preparation, filing, and monitoring of Philippine tax returns, statutory reports, and tax compliance requirements. Filing records, payment references, and supporting documents must be retained and reconciled to Xero records.</w:t>
              </w:r>
            </w:ins>
          </w:p>
        </w:tc>
      </w:tr>
    </w:tbl>
    <w:p w14:paraId="6D8FCDBB" w14:textId="77777777" w:rsidR="00B93AFE" w:rsidRDefault="00B93AFE">
      <w:pPr>
        <w:spacing w:after="20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DBE"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DBC" w14:textId="77777777" w:rsidR="00B93AFE" w:rsidRDefault="00F25E6F">
            <w:pPr>
              <w:spacing w:after="40" w:line="264" w:lineRule="auto"/>
            </w:pPr>
            <w:r>
              <w:rPr>
                <w:rFonts w:ascii="Aptos" w:hAnsi="Aptos" w:cs="Aptos"/>
                <w:b/>
                <w:caps/>
                <w:color w:val="FF0080"/>
                <w:spacing w:val="20"/>
                <w:sz w:val="15"/>
                <w:szCs w:val="15"/>
              </w:rPr>
              <w:t>The rule</w:t>
            </w:r>
          </w:p>
          <w:p w14:paraId="6D8FCDBD" w14:textId="77777777" w:rsidR="00B93AFE" w:rsidRDefault="00F25E6F">
            <w:pPr>
              <w:spacing w:after="0" w:line="252" w:lineRule="auto"/>
            </w:pPr>
            <w:r>
              <w:rPr>
                <w:rFonts w:ascii="Aptos" w:hAnsi="Aptos" w:cs="Aptos"/>
                <w:color w:val="424242"/>
                <w:sz w:val="19"/>
                <w:szCs w:val="19"/>
              </w:rPr>
              <w:t>Everything reconciles to Xero. Other tools inform and support, but the books are the books — one source of truth, kept current and trusted.</w:t>
            </w:r>
          </w:p>
        </w:tc>
      </w:tr>
    </w:tbl>
    <w:p w14:paraId="6D8FCDBF" w14:textId="77777777" w:rsidR="00B93AFE" w:rsidRDefault="00B93AFE">
      <w:pPr>
        <w:spacing w:line="264" w:lineRule="auto"/>
      </w:pPr>
    </w:p>
    <w:p w14:paraId="10F76E63" w14:textId="77777777" w:rsidR="001E7D5E" w:rsidRDefault="001E7D5E">
      <w:pPr>
        <w:spacing w:after="60" w:line="264" w:lineRule="auto"/>
        <w:rPr>
          <w:rFonts w:ascii="Aptos" w:hAnsi="Aptos" w:cs="Aptos"/>
          <w:b/>
          <w:caps/>
          <w:color w:val="FF0080"/>
          <w:spacing w:val="28"/>
          <w:sz w:val="15"/>
          <w:szCs w:val="15"/>
        </w:rPr>
      </w:pPr>
    </w:p>
    <w:p w14:paraId="1D7C665E" w14:textId="77777777" w:rsidR="001E7D5E" w:rsidRDefault="001E7D5E">
      <w:pPr>
        <w:spacing w:after="60" w:line="264" w:lineRule="auto"/>
        <w:rPr>
          <w:rFonts w:ascii="Aptos" w:hAnsi="Aptos" w:cs="Aptos"/>
          <w:b/>
          <w:caps/>
          <w:color w:val="FF0080"/>
          <w:spacing w:val="28"/>
          <w:sz w:val="15"/>
          <w:szCs w:val="15"/>
        </w:rPr>
      </w:pPr>
    </w:p>
    <w:p w14:paraId="092AFEB6" w14:textId="77777777" w:rsidR="001E7D5E" w:rsidRDefault="001E7D5E">
      <w:pPr>
        <w:spacing w:after="60" w:line="264" w:lineRule="auto"/>
        <w:rPr>
          <w:rFonts w:ascii="Aptos" w:hAnsi="Aptos" w:cs="Aptos"/>
          <w:b/>
          <w:caps/>
          <w:color w:val="FF0080"/>
          <w:spacing w:val="28"/>
          <w:sz w:val="15"/>
          <w:szCs w:val="15"/>
        </w:rPr>
      </w:pPr>
    </w:p>
    <w:p w14:paraId="581A9095" w14:textId="77777777" w:rsidR="001E7D5E" w:rsidRDefault="001E7D5E">
      <w:pPr>
        <w:spacing w:after="60" w:line="264" w:lineRule="auto"/>
        <w:rPr>
          <w:rFonts w:ascii="Aptos" w:hAnsi="Aptos" w:cs="Aptos"/>
          <w:b/>
          <w:caps/>
          <w:color w:val="FF0080"/>
          <w:spacing w:val="28"/>
          <w:sz w:val="15"/>
          <w:szCs w:val="15"/>
        </w:rPr>
      </w:pPr>
    </w:p>
    <w:p w14:paraId="69D51920" w14:textId="77777777" w:rsidR="001E7D5E" w:rsidRDefault="001E7D5E">
      <w:pPr>
        <w:spacing w:after="60" w:line="264" w:lineRule="auto"/>
        <w:rPr>
          <w:rFonts w:ascii="Aptos" w:hAnsi="Aptos" w:cs="Aptos"/>
          <w:b/>
          <w:caps/>
          <w:color w:val="FF0080"/>
          <w:spacing w:val="28"/>
          <w:sz w:val="15"/>
          <w:szCs w:val="15"/>
        </w:rPr>
      </w:pPr>
    </w:p>
    <w:p w14:paraId="23A2A3B2" w14:textId="77777777" w:rsidR="001E7D5E" w:rsidRDefault="001E7D5E">
      <w:pPr>
        <w:spacing w:after="60" w:line="264" w:lineRule="auto"/>
        <w:rPr>
          <w:rFonts w:ascii="Aptos" w:hAnsi="Aptos" w:cs="Aptos"/>
          <w:b/>
          <w:caps/>
          <w:color w:val="FF0080"/>
          <w:spacing w:val="28"/>
          <w:sz w:val="15"/>
          <w:szCs w:val="15"/>
        </w:rPr>
      </w:pPr>
    </w:p>
    <w:p w14:paraId="7CCB392D" w14:textId="77777777" w:rsidR="001E7D5E" w:rsidRDefault="001E7D5E">
      <w:pPr>
        <w:spacing w:after="60" w:line="264" w:lineRule="auto"/>
        <w:rPr>
          <w:rFonts w:ascii="Aptos" w:hAnsi="Aptos" w:cs="Aptos"/>
          <w:b/>
          <w:caps/>
          <w:color w:val="FF0080"/>
          <w:spacing w:val="28"/>
          <w:sz w:val="15"/>
          <w:szCs w:val="15"/>
        </w:rPr>
      </w:pPr>
    </w:p>
    <w:p w14:paraId="68B9D5E7" w14:textId="77777777" w:rsidR="001E7D5E" w:rsidRDefault="001E7D5E">
      <w:pPr>
        <w:spacing w:after="60" w:line="264" w:lineRule="auto"/>
        <w:rPr>
          <w:rFonts w:ascii="Aptos" w:hAnsi="Aptos" w:cs="Aptos"/>
          <w:b/>
          <w:caps/>
          <w:color w:val="FF0080"/>
          <w:spacing w:val="28"/>
          <w:sz w:val="15"/>
          <w:szCs w:val="15"/>
        </w:rPr>
      </w:pPr>
    </w:p>
    <w:p w14:paraId="60606372" w14:textId="77777777" w:rsidR="001E7D5E" w:rsidRDefault="001E7D5E">
      <w:pPr>
        <w:spacing w:after="60" w:line="264" w:lineRule="auto"/>
        <w:rPr>
          <w:rFonts w:ascii="Aptos" w:hAnsi="Aptos" w:cs="Aptos"/>
          <w:b/>
          <w:caps/>
          <w:color w:val="FF0080"/>
          <w:spacing w:val="28"/>
          <w:sz w:val="15"/>
          <w:szCs w:val="15"/>
        </w:rPr>
      </w:pPr>
    </w:p>
    <w:p w14:paraId="1AE9DE1F" w14:textId="77777777" w:rsidR="001E7D5E" w:rsidRDefault="001E7D5E">
      <w:pPr>
        <w:spacing w:after="60" w:line="264" w:lineRule="auto"/>
        <w:rPr>
          <w:rFonts w:ascii="Aptos" w:hAnsi="Aptos" w:cs="Aptos"/>
          <w:b/>
          <w:caps/>
          <w:color w:val="FF0080"/>
          <w:spacing w:val="28"/>
          <w:sz w:val="15"/>
          <w:szCs w:val="15"/>
        </w:rPr>
      </w:pPr>
    </w:p>
    <w:p w14:paraId="70A0E39B" w14:textId="77777777" w:rsidR="001E7D5E" w:rsidRDefault="001E7D5E">
      <w:pPr>
        <w:spacing w:after="60" w:line="264" w:lineRule="auto"/>
        <w:rPr>
          <w:rFonts w:ascii="Aptos" w:hAnsi="Aptos" w:cs="Aptos"/>
          <w:b/>
          <w:caps/>
          <w:color w:val="FF0080"/>
          <w:spacing w:val="28"/>
          <w:sz w:val="15"/>
          <w:szCs w:val="15"/>
        </w:rPr>
      </w:pPr>
    </w:p>
    <w:p w14:paraId="675F27E9" w14:textId="77777777" w:rsidR="001E7D5E" w:rsidRDefault="001E7D5E">
      <w:pPr>
        <w:spacing w:after="60" w:line="264" w:lineRule="auto"/>
        <w:rPr>
          <w:rFonts w:ascii="Aptos" w:hAnsi="Aptos" w:cs="Aptos"/>
          <w:b/>
          <w:caps/>
          <w:color w:val="FF0080"/>
          <w:spacing w:val="28"/>
          <w:sz w:val="15"/>
          <w:szCs w:val="15"/>
        </w:rPr>
      </w:pPr>
    </w:p>
    <w:p w14:paraId="154E9701" w14:textId="77777777" w:rsidR="001E7D5E" w:rsidRDefault="001E7D5E">
      <w:pPr>
        <w:spacing w:after="60" w:line="264" w:lineRule="auto"/>
        <w:rPr>
          <w:rFonts w:ascii="Aptos" w:hAnsi="Aptos" w:cs="Aptos"/>
          <w:b/>
          <w:caps/>
          <w:color w:val="FF0080"/>
          <w:spacing w:val="28"/>
          <w:sz w:val="15"/>
          <w:szCs w:val="15"/>
        </w:rPr>
      </w:pPr>
    </w:p>
    <w:p w14:paraId="44735D48" w14:textId="77777777" w:rsidR="001E7D5E" w:rsidRDefault="001E7D5E">
      <w:pPr>
        <w:spacing w:after="60" w:line="264" w:lineRule="auto"/>
        <w:rPr>
          <w:rFonts w:ascii="Aptos" w:hAnsi="Aptos" w:cs="Aptos"/>
          <w:b/>
          <w:caps/>
          <w:color w:val="FF0080"/>
          <w:spacing w:val="28"/>
          <w:sz w:val="15"/>
          <w:szCs w:val="15"/>
        </w:rPr>
      </w:pPr>
    </w:p>
    <w:p w14:paraId="40864ED7" w14:textId="77777777" w:rsidR="001E7D5E" w:rsidRDefault="001E7D5E">
      <w:pPr>
        <w:spacing w:after="60" w:line="264" w:lineRule="auto"/>
        <w:rPr>
          <w:rFonts w:ascii="Aptos" w:hAnsi="Aptos" w:cs="Aptos"/>
          <w:b/>
          <w:caps/>
          <w:color w:val="FF0080"/>
          <w:spacing w:val="28"/>
          <w:sz w:val="15"/>
          <w:szCs w:val="15"/>
        </w:rPr>
      </w:pPr>
    </w:p>
    <w:p w14:paraId="2DF74266" w14:textId="77777777" w:rsidR="001E7D5E" w:rsidRDefault="001E7D5E">
      <w:pPr>
        <w:spacing w:after="60" w:line="264" w:lineRule="auto"/>
        <w:rPr>
          <w:rFonts w:ascii="Aptos" w:hAnsi="Aptos" w:cs="Aptos"/>
          <w:b/>
          <w:caps/>
          <w:color w:val="FF0080"/>
          <w:spacing w:val="28"/>
          <w:sz w:val="15"/>
          <w:szCs w:val="15"/>
        </w:rPr>
      </w:pPr>
    </w:p>
    <w:p w14:paraId="7F64F07C" w14:textId="77777777" w:rsidR="001E7D5E" w:rsidRDefault="001E7D5E">
      <w:pPr>
        <w:spacing w:after="60" w:line="264" w:lineRule="auto"/>
        <w:rPr>
          <w:rFonts w:ascii="Aptos" w:hAnsi="Aptos" w:cs="Aptos"/>
          <w:b/>
          <w:caps/>
          <w:color w:val="FF0080"/>
          <w:spacing w:val="28"/>
          <w:sz w:val="15"/>
          <w:szCs w:val="15"/>
        </w:rPr>
      </w:pPr>
    </w:p>
    <w:p w14:paraId="40A5565B" w14:textId="77777777" w:rsidR="001E7D5E" w:rsidRDefault="001E7D5E">
      <w:pPr>
        <w:spacing w:after="60" w:line="264" w:lineRule="auto"/>
        <w:rPr>
          <w:rFonts w:ascii="Aptos" w:hAnsi="Aptos" w:cs="Aptos"/>
          <w:b/>
          <w:caps/>
          <w:color w:val="FF0080"/>
          <w:spacing w:val="28"/>
          <w:sz w:val="15"/>
          <w:szCs w:val="15"/>
        </w:rPr>
      </w:pPr>
    </w:p>
    <w:p w14:paraId="02869568" w14:textId="77777777" w:rsidR="004532DA" w:rsidRDefault="004532DA" w:rsidP="001E7D5E">
      <w:pPr>
        <w:spacing w:after="120" w:line="264" w:lineRule="auto"/>
        <w:rPr>
          <w:rFonts w:ascii="Aptos" w:hAnsi="Aptos" w:cs="Aptos"/>
          <w:b/>
          <w:caps/>
          <w:color w:val="FF0080"/>
          <w:spacing w:val="28"/>
          <w:sz w:val="15"/>
          <w:szCs w:val="15"/>
        </w:rPr>
      </w:pPr>
    </w:p>
    <w:p w14:paraId="1382F4A1" w14:textId="5EF1EFBA" w:rsidR="00B93AFE" w:rsidRDefault="00F25E6F" w:rsidP="001E7D5E">
      <w:pPr>
        <w:spacing w:after="120" w:line="264" w:lineRule="auto"/>
      </w:pPr>
      <w:r>
        <w:rPr>
          <w:rFonts w:ascii="Aptos" w:hAnsi="Aptos" w:cs="Aptos"/>
          <w:b/>
          <w:caps/>
          <w:color w:val="FF0080"/>
          <w:spacing w:val="28"/>
          <w:sz w:val="15"/>
          <w:szCs w:val="15"/>
        </w:rPr>
        <w:lastRenderedPageBreak/>
        <w:t>Part One · The operating manual</w:t>
      </w:r>
    </w:p>
    <w:p w14:paraId="2A9D9F45" w14:textId="77777777" w:rsidR="00B93AFE" w:rsidRDefault="00F25E6F" w:rsidP="004532DA">
      <w:pPr>
        <w:pBdr>
          <w:bottom w:val="single" w:sz="12" w:space="1" w:color="auto"/>
        </w:pBdr>
        <w:spacing w:after="60" w:line="264" w:lineRule="auto"/>
        <w:rPr>
          <w:rFonts w:ascii="Exo" w:hAnsi="Exo" w:cs="Exo"/>
          <w:b/>
          <w:color w:val="000000" w:themeColor="text1"/>
          <w:sz w:val="30"/>
          <w:szCs w:val="30"/>
        </w:rPr>
      </w:pPr>
      <w:r>
        <w:rPr>
          <w:rFonts w:ascii="Exo" w:hAnsi="Exo" w:cs="Exo"/>
          <w:b/>
          <w:color w:val="FF0080"/>
          <w:sz w:val="30"/>
          <w:szCs w:val="30"/>
        </w:rPr>
        <w:t xml:space="preserve">— </w:t>
      </w:r>
      <w:r w:rsidRPr="004532DA">
        <w:rPr>
          <w:rFonts w:ascii="Exo" w:hAnsi="Exo" w:cs="Exo"/>
          <w:b/>
          <w:color w:val="000000" w:themeColor="text1"/>
          <w:sz w:val="30"/>
          <w:szCs w:val="30"/>
        </w:rPr>
        <w:t>1.4 · Financial controls &amp; separation of duties</w:t>
      </w:r>
    </w:p>
    <w:p w14:paraId="6D8FCDC2" w14:textId="77777777" w:rsidR="00B93AFE" w:rsidRDefault="00F25E6F" w:rsidP="004532DA">
      <w:pPr>
        <w:spacing w:before="120" w:after="240" w:line="276" w:lineRule="auto"/>
      </w:pPr>
      <w:r>
        <w:rPr>
          <w:rFonts w:ascii="Aptos" w:hAnsi="Aptos" w:cs="Aptos"/>
          <w:color w:val="6E6E6E"/>
          <w:sz w:val="21"/>
          <w:szCs w:val="21"/>
        </w:rPr>
        <w:t>Separation of duties is the principle that no single person controls an end-to-end process — a system of checks and balances giving process integrity with proper security and quality control.</w:t>
      </w:r>
    </w:p>
    <w:p w14:paraId="6D8FCDC3" w14:textId="77777777" w:rsidR="00B93AFE" w:rsidRDefault="00F25E6F">
      <w:pPr>
        <w:keepNext/>
        <w:keepLines/>
        <w:spacing w:before="60" w:after="30" w:line="264" w:lineRule="auto"/>
      </w:pPr>
      <w:r>
        <w:rPr>
          <w:rFonts w:ascii="Exo" w:hAnsi="Exo" w:cs="Exo"/>
          <w:b/>
          <w:color w:val="3C4147"/>
          <w:sz w:val="21"/>
          <w:szCs w:val="21"/>
        </w:rPr>
        <w:t>Operation vs record</w:t>
      </w:r>
    </w:p>
    <w:p w14:paraId="6D8FCDC4" w14:textId="77777777" w:rsidR="00B93AFE" w:rsidRDefault="00F25E6F">
      <w:pPr>
        <w:spacing w:after="80" w:line="252" w:lineRule="auto"/>
      </w:pPr>
      <w:r>
        <w:rPr>
          <w:rFonts w:ascii="Aptos" w:hAnsi="Aptos" w:cs="Aptos"/>
          <w:color w:val="424242"/>
          <w:sz w:val="19"/>
          <w:szCs w:val="19"/>
        </w:rPr>
        <w:t>The person who acts is not the only person who records.</w:t>
      </w:r>
    </w:p>
    <w:p w14:paraId="6D8FCDC5" w14:textId="77777777" w:rsidR="00B93AFE" w:rsidRDefault="00F25E6F">
      <w:pPr>
        <w:keepNext/>
        <w:keepLines/>
        <w:spacing w:before="60" w:after="30" w:line="264" w:lineRule="auto"/>
      </w:pPr>
      <w:r>
        <w:rPr>
          <w:rFonts w:ascii="Exo" w:hAnsi="Exo" w:cs="Exo"/>
          <w:b/>
          <w:color w:val="3C4147"/>
          <w:sz w:val="21"/>
          <w:szCs w:val="21"/>
        </w:rPr>
        <w:t>Admin vs audit</w:t>
      </w:r>
    </w:p>
    <w:p w14:paraId="6D8FCDC6" w14:textId="77777777" w:rsidR="00B93AFE" w:rsidRDefault="00F25E6F">
      <w:pPr>
        <w:spacing w:after="80" w:line="252" w:lineRule="auto"/>
      </w:pPr>
      <w:r>
        <w:rPr>
          <w:rFonts w:ascii="Aptos" w:hAnsi="Aptos" w:cs="Aptos"/>
          <w:color w:val="424242"/>
          <w:sz w:val="19"/>
          <w:szCs w:val="19"/>
        </w:rPr>
        <w:t>Separate system administration from auditing, and ownership from certification — so review stays independent.</w:t>
      </w:r>
    </w:p>
    <w:p w14:paraId="6D8FCDC7" w14:textId="77777777" w:rsidR="00B93AFE" w:rsidRDefault="00F25E6F">
      <w:pPr>
        <w:keepNext/>
        <w:keepLines/>
        <w:spacing w:before="60" w:after="30" w:line="264" w:lineRule="auto"/>
      </w:pPr>
      <w:r>
        <w:rPr>
          <w:rFonts w:ascii="Exo" w:hAnsi="Exo" w:cs="Exo"/>
          <w:b/>
          <w:color w:val="3C4147"/>
          <w:sz w:val="21"/>
          <w:szCs w:val="21"/>
        </w:rPr>
        <w:t>Prepare vs approve</w:t>
      </w:r>
    </w:p>
    <w:p w14:paraId="6D8FCDC8" w14:textId="77777777" w:rsidR="00B93AFE" w:rsidRDefault="00F25E6F">
      <w:pPr>
        <w:spacing w:after="80" w:line="252" w:lineRule="auto"/>
      </w:pPr>
      <w:r>
        <w:rPr>
          <w:rFonts w:ascii="Aptos" w:hAnsi="Aptos" w:cs="Aptos"/>
          <w:color w:val="424242"/>
          <w:sz w:val="19"/>
          <w:szCs w:val="19"/>
        </w:rPr>
        <w:t>The person who prepares a payment is not the person who approves it. Authorisation follows the delegations (1.5).</w:t>
      </w:r>
    </w:p>
    <w:p w14:paraId="6D8FCDC9" w14:textId="77777777" w:rsidR="00B93AFE" w:rsidRDefault="00F25E6F">
      <w:pPr>
        <w:keepNext/>
        <w:keepLines/>
        <w:spacing w:before="120" w:after="50" w:line="264" w:lineRule="auto"/>
      </w:pPr>
      <w:r>
        <w:rPr>
          <w:rFonts w:ascii="Exo" w:hAnsi="Exo" w:cs="Exo"/>
          <w:b/>
          <w:caps/>
          <w:color w:val="8C8C8C"/>
          <w:spacing w:val="20"/>
          <w:sz w:val="18"/>
          <w:szCs w:val="18"/>
        </w:rPr>
        <w:t>How a payment splits across the team</w:t>
      </w:r>
    </w:p>
    <w:p w14:paraId="6D8FCDCA" w14:textId="307D5537" w:rsidR="00B93AFE" w:rsidRDefault="00F25E6F" w:rsidP="004532DA">
      <w:pPr>
        <w:spacing w:after="50" w:line="252" w:lineRule="auto"/>
        <w:ind w:left="360"/>
      </w:pPr>
      <w:r>
        <w:rPr>
          <w:rFonts w:ascii="Aptos" w:hAnsi="Aptos" w:cs="Aptos"/>
          <w:b/>
          <w:caps/>
          <w:color w:val="FF0080"/>
          <w:spacing w:val="16"/>
          <w:sz w:val="16"/>
          <w:szCs w:val="16"/>
        </w:rPr>
        <w:t xml:space="preserve">Prepare · </w:t>
      </w:r>
      <w:r>
        <w:rPr>
          <w:rFonts w:ascii="Exo" w:hAnsi="Exo" w:cs="Exo"/>
          <w:b/>
          <w:color w:val="3C4147"/>
          <w:sz w:val="19"/>
          <w:szCs w:val="19"/>
        </w:rPr>
        <w:t xml:space="preserve">Assistant / Accountant — </w:t>
      </w:r>
      <w:r>
        <w:rPr>
          <w:rFonts w:ascii="Aptos" w:hAnsi="Aptos" w:cs="Aptos"/>
          <w:color w:val="424242"/>
          <w:sz w:val="19"/>
          <w:szCs w:val="19"/>
        </w:rPr>
        <w:t>Draft the bill in Xero</w:t>
      </w:r>
      <w:ins w:id="53" w:author="Margrace Gacang" w:date="2026-09-02T12:05:00Z" w16du:dateUtc="2026-09-02T04:05:00Z">
        <w:r w:rsidR="00A67BF3">
          <w:rPr>
            <w:rFonts w:ascii="Aptos" w:hAnsi="Aptos" w:cs="Aptos"/>
            <w:color w:val="424242"/>
            <w:sz w:val="19"/>
            <w:szCs w:val="19"/>
          </w:rPr>
          <w:t xml:space="preserve">, attached </w:t>
        </w:r>
      </w:ins>
      <w:del w:id="54" w:author="Margrace Gacang" w:date="2026-09-02T12:05:00Z" w16du:dateUtc="2026-09-02T04:05:00Z">
        <w:r w:rsidDel="00A67BF3">
          <w:rPr>
            <w:rFonts w:ascii="Aptos" w:hAnsi="Aptos" w:cs="Aptos"/>
            <w:color w:val="424242"/>
            <w:sz w:val="19"/>
            <w:szCs w:val="19"/>
          </w:rPr>
          <w:delText xml:space="preserve"> with </w:delText>
        </w:r>
      </w:del>
      <w:r>
        <w:rPr>
          <w:rFonts w:ascii="Aptos" w:hAnsi="Aptos" w:cs="Aptos"/>
          <w:color w:val="424242"/>
          <w:sz w:val="19"/>
          <w:szCs w:val="19"/>
        </w:rPr>
        <w:t xml:space="preserve">receipt </w:t>
      </w:r>
      <w:ins w:id="55" w:author="Margrace Gacang" w:date="2026-09-02T12:05:00Z" w16du:dateUtc="2026-09-02T04:05:00Z">
        <w:r w:rsidR="00A67BF3">
          <w:rPr>
            <w:rFonts w:ascii="Aptos" w:hAnsi="Aptos" w:cs="Aptos"/>
            <w:color w:val="424242"/>
            <w:sz w:val="19"/>
            <w:szCs w:val="19"/>
          </w:rPr>
          <w:t xml:space="preserve">and supporting documents, </w:t>
        </w:r>
      </w:ins>
      <w:r>
        <w:rPr>
          <w:rFonts w:ascii="Aptos" w:hAnsi="Aptos" w:cs="Aptos"/>
          <w:color w:val="424242"/>
          <w:sz w:val="19"/>
          <w:szCs w:val="19"/>
        </w:rPr>
        <w:t xml:space="preserve">&amp; </w:t>
      </w:r>
      <w:ins w:id="56" w:author="Margrace Gacang" w:date="2026-09-02T12:05:00Z" w16du:dateUtc="2026-09-02T04:05:00Z">
        <w:r w:rsidR="00A67BF3">
          <w:rPr>
            <w:rFonts w:ascii="Aptos" w:hAnsi="Aptos" w:cs="Aptos"/>
            <w:color w:val="424242"/>
            <w:sz w:val="19"/>
            <w:szCs w:val="19"/>
          </w:rPr>
          <w:t xml:space="preserve">apply </w:t>
        </w:r>
        <w:r w:rsidR="00A767E1">
          <w:rPr>
            <w:rFonts w:ascii="Aptos" w:hAnsi="Aptos" w:cs="Aptos"/>
            <w:color w:val="424242"/>
            <w:sz w:val="19"/>
            <w:szCs w:val="19"/>
          </w:rPr>
          <w:t xml:space="preserve">appropriate </w:t>
        </w:r>
      </w:ins>
      <w:r>
        <w:rPr>
          <w:rFonts w:ascii="Aptos" w:hAnsi="Aptos" w:cs="Aptos"/>
          <w:color w:val="424242"/>
          <w:sz w:val="19"/>
          <w:szCs w:val="19"/>
        </w:rPr>
        <w:t>GL coding.</w:t>
      </w:r>
    </w:p>
    <w:p w14:paraId="6D8FCDCB" w14:textId="3B03DC9A" w:rsidR="00B93AFE" w:rsidRDefault="00F25E6F" w:rsidP="004532DA">
      <w:pPr>
        <w:spacing w:after="50" w:line="252" w:lineRule="auto"/>
        <w:ind w:left="360"/>
      </w:pPr>
      <w:r>
        <w:rPr>
          <w:rFonts w:ascii="Aptos" w:hAnsi="Aptos" w:cs="Aptos"/>
          <w:b/>
          <w:caps/>
          <w:color w:val="FF0080"/>
          <w:spacing w:val="16"/>
          <w:sz w:val="16"/>
          <w:szCs w:val="16"/>
        </w:rPr>
        <w:t>Review</w:t>
      </w:r>
      <w:ins w:id="57" w:author="Margrace Gacang" w:date="2026-09-02T12:31:00Z" w16du:dateUtc="2026-09-02T04:31:00Z">
        <w:r w:rsidR="001A460F">
          <w:rPr>
            <w:rFonts w:ascii="Aptos" w:hAnsi="Aptos" w:cs="Aptos"/>
            <w:b/>
            <w:caps/>
            <w:color w:val="FF0080"/>
            <w:spacing w:val="16"/>
            <w:sz w:val="16"/>
            <w:szCs w:val="16"/>
          </w:rPr>
          <w:t xml:space="preserve"> &amp; </w:t>
        </w:r>
        <w:r w:rsidR="006938D9">
          <w:rPr>
            <w:rFonts w:ascii="Aptos" w:hAnsi="Aptos" w:cs="Aptos"/>
            <w:b/>
            <w:caps/>
            <w:color w:val="FF0080"/>
            <w:spacing w:val="16"/>
            <w:sz w:val="16"/>
            <w:szCs w:val="16"/>
          </w:rPr>
          <w:t>APPROVE BILL</w:t>
        </w:r>
      </w:ins>
      <w:r>
        <w:rPr>
          <w:rFonts w:ascii="Aptos" w:hAnsi="Aptos" w:cs="Aptos"/>
          <w:b/>
          <w:caps/>
          <w:color w:val="FF0080"/>
          <w:spacing w:val="16"/>
          <w:sz w:val="16"/>
          <w:szCs w:val="16"/>
        </w:rPr>
        <w:t xml:space="preserve"> · </w:t>
      </w:r>
      <w:r>
        <w:rPr>
          <w:rFonts w:ascii="Exo" w:hAnsi="Exo" w:cs="Exo"/>
          <w:b/>
          <w:color w:val="3C4147"/>
          <w:sz w:val="19"/>
          <w:szCs w:val="19"/>
        </w:rPr>
        <w:t xml:space="preserve">Accountant — </w:t>
      </w:r>
      <w:r>
        <w:rPr>
          <w:rFonts w:ascii="Aptos" w:hAnsi="Aptos" w:cs="Aptos"/>
          <w:color w:val="424242"/>
          <w:sz w:val="19"/>
          <w:szCs w:val="19"/>
        </w:rPr>
        <w:t xml:space="preserve">Check validity, </w:t>
      </w:r>
      <w:ins w:id="58" w:author="Margrace Gacang" w:date="2026-09-02T12:31:00Z" w16du:dateUtc="2026-09-02T04:31:00Z">
        <w:r w:rsidR="006938D9">
          <w:rPr>
            <w:rFonts w:ascii="Aptos" w:hAnsi="Aptos" w:cs="Aptos"/>
            <w:color w:val="424242"/>
            <w:sz w:val="19"/>
            <w:szCs w:val="19"/>
          </w:rPr>
          <w:t xml:space="preserve">accuracy, </w:t>
        </w:r>
      </w:ins>
      <w:ins w:id="59" w:author="Margrace Gacang" w:date="2026-09-02T12:06:00Z" w16du:dateUtc="2026-09-02T04:06:00Z">
        <w:r w:rsidR="00A767E1">
          <w:rPr>
            <w:rFonts w:ascii="Aptos" w:hAnsi="Aptos" w:cs="Aptos"/>
            <w:color w:val="424242"/>
            <w:sz w:val="19"/>
            <w:szCs w:val="19"/>
          </w:rPr>
          <w:t xml:space="preserve">supplier details, </w:t>
        </w:r>
      </w:ins>
      <w:r>
        <w:rPr>
          <w:rFonts w:ascii="Aptos" w:hAnsi="Aptos" w:cs="Aptos"/>
          <w:color w:val="424242"/>
          <w:sz w:val="19"/>
          <w:szCs w:val="19"/>
        </w:rPr>
        <w:t>coding</w:t>
      </w:r>
      <w:ins w:id="60" w:author="Margrace Gacang" w:date="2026-09-02T12:32:00Z" w16du:dateUtc="2026-09-02T04:32:00Z">
        <w:r w:rsidR="006938D9">
          <w:rPr>
            <w:rFonts w:ascii="Aptos" w:hAnsi="Aptos" w:cs="Aptos"/>
            <w:color w:val="424242"/>
            <w:sz w:val="19"/>
            <w:szCs w:val="19"/>
          </w:rPr>
          <w:t xml:space="preserve"> </w:t>
        </w:r>
      </w:ins>
      <w:del w:id="61" w:author="Margrace Gacang" w:date="2026-09-02T12:32:00Z" w16du:dateUtc="2026-09-02T04:32:00Z">
        <w:r w:rsidDel="006938D9">
          <w:rPr>
            <w:rFonts w:ascii="Aptos" w:hAnsi="Aptos" w:cs="Aptos"/>
            <w:color w:val="424242"/>
            <w:sz w:val="19"/>
            <w:szCs w:val="19"/>
          </w:rPr>
          <w:delText xml:space="preserve"> </w:delText>
        </w:r>
      </w:del>
      <w:r>
        <w:rPr>
          <w:rFonts w:ascii="Aptos" w:hAnsi="Aptos" w:cs="Aptos"/>
          <w:color w:val="424242"/>
          <w:sz w:val="19"/>
          <w:szCs w:val="19"/>
        </w:rPr>
        <w:t xml:space="preserve">and </w:t>
      </w:r>
      <w:ins w:id="62" w:author="Margrace Gacang" w:date="2026-09-02T12:32:00Z" w16du:dateUtc="2026-09-02T04:32:00Z">
        <w:r w:rsidR="004C1671">
          <w:rPr>
            <w:rFonts w:ascii="Aptos" w:hAnsi="Aptos" w:cs="Aptos"/>
            <w:color w:val="424242"/>
            <w:sz w:val="19"/>
            <w:szCs w:val="19"/>
          </w:rPr>
          <w:t xml:space="preserve">completeness of </w:t>
        </w:r>
      </w:ins>
      <w:r>
        <w:rPr>
          <w:rFonts w:ascii="Aptos" w:hAnsi="Aptos" w:cs="Aptos"/>
          <w:color w:val="424242"/>
          <w:sz w:val="19"/>
          <w:szCs w:val="19"/>
        </w:rPr>
        <w:t>supporting documents</w:t>
      </w:r>
      <w:ins w:id="63" w:author="Margrace Gacang" w:date="2026-09-02T12:32:00Z" w16du:dateUtc="2026-09-02T04:32:00Z">
        <w:r w:rsidR="004C1671">
          <w:rPr>
            <w:rFonts w:ascii="Aptos" w:hAnsi="Aptos" w:cs="Aptos"/>
            <w:color w:val="424242"/>
            <w:sz w:val="19"/>
            <w:szCs w:val="19"/>
          </w:rPr>
          <w:t>.</w:t>
        </w:r>
      </w:ins>
      <w:ins w:id="64" w:author="Margrace Gacang" w:date="2026-09-02T12:06:00Z" w16du:dateUtc="2026-09-02T04:06:00Z">
        <w:r w:rsidR="00DF0405">
          <w:rPr>
            <w:rFonts w:ascii="Aptos" w:hAnsi="Aptos" w:cs="Aptos"/>
            <w:color w:val="424242"/>
            <w:sz w:val="19"/>
            <w:szCs w:val="19"/>
          </w:rPr>
          <w:t xml:space="preserve"> </w:t>
        </w:r>
      </w:ins>
      <w:ins w:id="65" w:author="Margrace Gacang" w:date="2026-09-02T12:32:00Z" w16du:dateUtc="2026-09-02T04:32:00Z">
        <w:r w:rsidR="004C1671" w:rsidRPr="004C1671">
          <w:rPr>
            <w:rFonts w:ascii="Aptos" w:hAnsi="Aptos" w:cs="Aptos"/>
            <w:color w:val="424242"/>
            <w:sz w:val="19"/>
            <w:szCs w:val="19"/>
          </w:rPr>
          <w:t>Once satisfied, approve the bill in Xero.</w:t>
        </w:r>
      </w:ins>
      <w:del w:id="66" w:author="Margrace Gacang" w:date="2026-09-02T12:06:00Z" w16du:dateUtc="2026-09-02T04:06:00Z">
        <w:r w:rsidDel="00DF0405">
          <w:rPr>
            <w:rFonts w:ascii="Aptos" w:hAnsi="Aptos" w:cs="Aptos"/>
            <w:color w:val="424242"/>
            <w:sz w:val="19"/>
            <w:szCs w:val="19"/>
          </w:rPr>
          <w:delText>.</w:delText>
        </w:r>
      </w:del>
    </w:p>
    <w:p w14:paraId="6D8FCDCC" w14:textId="3717C758" w:rsidR="00B93AFE" w:rsidRPr="00AF2F06" w:rsidRDefault="00155A2B" w:rsidP="004532DA">
      <w:pPr>
        <w:spacing w:after="50" w:line="252" w:lineRule="auto"/>
        <w:ind w:left="360"/>
        <w:rPr>
          <w:bCs/>
        </w:rPr>
      </w:pPr>
      <w:ins w:id="67" w:author="Margrace Gacang" w:date="2026-09-02T12:33:00Z" w16du:dateUtc="2026-09-02T04:33:00Z">
        <w:r>
          <w:rPr>
            <w:rFonts w:ascii="Aptos" w:hAnsi="Aptos" w:cs="Aptos"/>
            <w:b/>
            <w:caps/>
            <w:color w:val="FF0080"/>
            <w:spacing w:val="16"/>
            <w:sz w:val="16"/>
            <w:szCs w:val="16"/>
          </w:rPr>
          <w:t>Prepare</w:t>
        </w:r>
        <w:r>
          <w:rPr>
            <w:rFonts w:ascii="Aptos" w:hAnsi="Aptos" w:cs="Aptos"/>
            <w:b/>
            <w:caps/>
            <w:color w:val="FF0080"/>
            <w:spacing w:val="16"/>
            <w:sz w:val="16"/>
            <w:szCs w:val="16"/>
          </w:rPr>
          <w:t xml:space="preserve"> PAYMENT</w:t>
        </w:r>
        <w:r>
          <w:rPr>
            <w:rFonts w:ascii="Aptos" w:hAnsi="Aptos" w:cs="Aptos"/>
            <w:b/>
            <w:caps/>
            <w:color w:val="FF0080"/>
            <w:spacing w:val="16"/>
            <w:sz w:val="16"/>
            <w:szCs w:val="16"/>
          </w:rPr>
          <w:t xml:space="preserve"> · </w:t>
        </w:r>
        <w:r>
          <w:rPr>
            <w:rFonts w:ascii="Exo" w:hAnsi="Exo" w:cs="Exo"/>
            <w:b/>
            <w:color w:val="3C4147"/>
            <w:sz w:val="19"/>
            <w:szCs w:val="19"/>
          </w:rPr>
          <w:t xml:space="preserve">Assistant / Accountant — </w:t>
        </w:r>
        <w:r w:rsidR="006B2728" w:rsidRPr="006B2728">
          <w:rPr>
            <w:rFonts w:ascii="Aptos" w:hAnsi="Aptos" w:cs="Aptos"/>
            <w:color w:val="424242"/>
            <w:sz w:val="19"/>
            <w:szCs w:val="19"/>
          </w:rPr>
          <w:t>Following approval of the bill in Xero, prepare the corresponding payment in BPI or the applicable banking platform and submit it for authorisation. The payment preparer cannot authorise or release their own payment.</w:t>
        </w:r>
        <w:r w:rsidR="006B2728">
          <w:rPr>
            <w:rFonts w:ascii="Aptos" w:hAnsi="Aptos" w:cs="Aptos"/>
            <w:color w:val="424242"/>
            <w:sz w:val="19"/>
            <w:szCs w:val="19"/>
          </w:rPr>
          <w:br/>
        </w:r>
      </w:ins>
      <w:del w:id="68" w:author="Margrace Gacang" w:date="2026-09-02T12:34:00Z" w16du:dateUtc="2026-09-02T04:34:00Z">
        <w:r w:rsidR="00F25E6F" w:rsidDel="006B2728">
          <w:rPr>
            <w:rFonts w:ascii="Aptos" w:hAnsi="Aptos" w:cs="Aptos"/>
            <w:b/>
            <w:caps/>
            <w:color w:val="FF0080"/>
            <w:spacing w:val="16"/>
            <w:sz w:val="16"/>
            <w:szCs w:val="16"/>
          </w:rPr>
          <w:delText xml:space="preserve">Approve </w:delText>
        </w:r>
      </w:del>
      <w:ins w:id="69" w:author="Margrace Gacang" w:date="2026-09-02T12:34:00Z" w16du:dateUtc="2026-09-02T04:34:00Z">
        <w:r w:rsidR="006B2728">
          <w:rPr>
            <w:rFonts w:ascii="Aptos" w:hAnsi="Aptos" w:cs="Aptos"/>
            <w:b/>
            <w:caps/>
            <w:color w:val="FF0080"/>
            <w:spacing w:val="16"/>
            <w:sz w:val="16"/>
            <w:szCs w:val="16"/>
          </w:rPr>
          <w:t>A</w:t>
        </w:r>
        <w:r w:rsidR="006B2728">
          <w:rPr>
            <w:rFonts w:ascii="Aptos" w:hAnsi="Aptos" w:cs="Aptos"/>
            <w:b/>
            <w:caps/>
            <w:color w:val="FF0080"/>
            <w:spacing w:val="16"/>
            <w:sz w:val="16"/>
            <w:szCs w:val="16"/>
          </w:rPr>
          <w:t>UTHORISE PAYMENT</w:t>
        </w:r>
        <w:r w:rsidR="006B2728">
          <w:rPr>
            <w:rFonts w:ascii="Aptos" w:hAnsi="Aptos" w:cs="Aptos"/>
            <w:b/>
            <w:caps/>
            <w:color w:val="FF0080"/>
            <w:spacing w:val="16"/>
            <w:sz w:val="16"/>
            <w:szCs w:val="16"/>
          </w:rPr>
          <w:t xml:space="preserve"> </w:t>
        </w:r>
      </w:ins>
      <w:r w:rsidR="00F25E6F">
        <w:rPr>
          <w:rFonts w:ascii="Aptos" w:hAnsi="Aptos" w:cs="Aptos"/>
          <w:b/>
          <w:caps/>
          <w:color w:val="FF0080"/>
          <w:spacing w:val="16"/>
          <w:sz w:val="16"/>
          <w:szCs w:val="16"/>
        </w:rPr>
        <w:t xml:space="preserve">· </w:t>
      </w:r>
      <w:r w:rsidR="00F25E6F">
        <w:rPr>
          <w:rFonts w:ascii="Exo" w:hAnsi="Exo" w:cs="Exo"/>
          <w:b/>
          <w:color w:val="3C4147"/>
          <w:sz w:val="19"/>
          <w:szCs w:val="19"/>
        </w:rPr>
        <w:t xml:space="preserve">GM (per delegation) </w:t>
      </w:r>
      <w:ins w:id="70" w:author="Margrace Gacang" w:date="2026-09-02T12:34:00Z" w16du:dateUtc="2026-09-02T04:34:00Z">
        <w:r w:rsidR="00AF2F06" w:rsidRPr="00AF2F06">
          <w:rPr>
            <w:rFonts w:ascii="Exo" w:hAnsi="Exo" w:cs="Exo"/>
            <w:bCs/>
            <w:color w:val="3C4147"/>
            <w:sz w:val="19"/>
            <w:szCs w:val="19"/>
            <w:rPrChange w:id="71" w:author="Margrace Gacang" w:date="2026-09-02T12:34:00Z" w16du:dateUtc="2026-09-02T04:34:00Z">
              <w:rPr>
                <w:rFonts w:ascii="Exo" w:hAnsi="Exo" w:cs="Exo"/>
                <w:b/>
                <w:color w:val="3C4147"/>
                <w:sz w:val="19"/>
                <w:szCs w:val="19"/>
              </w:rPr>
            </w:rPrChange>
          </w:rPr>
          <w:t>Review and approve/release the payment in the banking platform where the expenditure is within the approved budget and the GM's delegated authority. Payments outside the approved budget or delegated authority must be escalated in accordance with section 1.5</w:t>
        </w:r>
      </w:ins>
      <w:del w:id="72" w:author="Margrace Gacang" w:date="2026-09-02T12:34:00Z" w16du:dateUtc="2026-09-02T04:34:00Z">
        <w:r w:rsidR="00F25E6F" w:rsidRPr="00AF2F06" w:rsidDel="00AF2F06">
          <w:rPr>
            <w:rFonts w:ascii="Exo" w:hAnsi="Exo" w:cs="Exo"/>
            <w:bCs/>
            <w:color w:val="3C4147"/>
            <w:sz w:val="19"/>
            <w:szCs w:val="19"/>
            <w:rPrChange w:id="73" w:author="Margrace Gacang" w:date="2026-09-02T12:34:00Z" w16du:dateUtc="2026-09-02T04:34:00Z">
              <w:rPr>
                <w:rFonts w:ascii="Exo" w:hAnsi="Exo" w:cs="Exo"/>
                <w:b/>
                <w:color w:val="3C4147"/>
                <w:sz w:val="19"/>
                <w:szCs w:val="19"/>
              </w:rPr>
            </w:rPrChange>
          </w:rPr>
          <w:delText xml:space="preserve">— </w:delText>
        </w:r>
        <w:r w:rsidR="00F25E6F" w:rsidRPr="00AF2F06" w:rsidDel="00AF2F06">
          <w:rPr>
            <w:rFonts w:ascii="Aptos" w:hAnsi="Aptos" w:cs="Aptos"/>
            <w:bCs/>
            <w:color w:val="424242"/>
            <w:sz w:val="19"/>
            <w:szCs w:val="19"/>
          </w:rPr>
          <w:delText>Approve within authority; escalate beyond it.</w:delText>
        </w:r>
      </w:del>
    </w:p>
    <w:p w14:paraId="6D8FCDCD" w14:textId="77777777" w:rsidR="00B93AFE" w:rsidRDefault="00F25E6F" w:rsidP="004532DA">
      <w:pPr>
        <w:spacing w:after="50" w:line="252" w:lineRule="auto"/>
        <w:ind w:left="360"/>
      </w:pPr>
      <w:r>
        <w:rPr>
          <w:rFonts w:ascii="Aptos" w:hAnsi="Aptos" w:cs="Aptos"/>
          <w:b/>
          <w:caps/>
          <w:color w:val="FF0080"/>
          <w:spacing w:val="16"/>
          <w:sz w:val="16"/>
          <w:szCs w:val="16"/>
        </w:rPr>
        <w:t xml:space="preserve">Reconcile · </w:t>
      </w:r>
      <w:r>
        <w:rPr>
          <w:rFonts w:ascii="Exo" w:hAnsi="Exo" w:cs="Exo"/>
          <w:b/>
          <w:color w:val="3C4147"/>
          <w:sz w:val="19"/>
          <w:szCs w:val="19"/>
        </w:rPr>
        <w:t xml:space="preserve">Independent reconciler — </w:t>
      </w:r>
      <w:r>
        <w:rPr>
          <w:rFonts w:ascii="Aptos" w:hAnsi="Aptos" w:cs="Aptos"/>
          <w:color w:val="424242"/>
          <w:sz w:val="19"/>
          <w:szCs w:val="19"/>
        </w:rPr>
        <w:t>Reconcile the bank back to Xero.</w:t>
      </w:r>
    </w:p>
    <w:p w14:paraId="558E033C" w14:textId="77777777" w:rsidR="004532DA" w:rsidRDefault="004532DA" w:rsidP="004532DA">
      <w:pPr>
        <w:spacing w:after="5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DD0"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DCE" w14:textId="77777777" w:rsidR="00B93AFE" w:rsidRDefault="00F25E6F">
            <w:pPr>
              <w:spacing w:after="40" w:line="264" w:lineRule="auto"/>
            </w:pPr>
            <w:r>
              <w:rPr>
                <w:rFonts w:ascii="Aptos" w:hAnsi="Aptos" w:cs="Aptos"/>
                <w:b/>
                <w:caps/>
                <w:color w:val="96B3D2"/>
                <w:spacing w:val="20"/>
                <w:sz w:val="15"/>
                <w:szCs w:val="15"/>
              </w:rPr>
              <w:t>Reviewed, not assumed</w:t>
            </w:r>
          </w:p>
          <w:p w14:paraId="6D8FCDCF" w14:textId="2D267AF0" w:rsidR="00B93AFE" w:rsidRDefault="00F25E6F">
            <w:pPr>
              <w:spacing w:after="0" w:line="252" w:lineRule="auto"/>
            </w:pPr>
            <w:r>
              <w:rPr>
                <w:rFonts w:ascii="Aptos" w:hAnsi="Aptos" w:cs="Aptos"/>
                <w:color w:val="424242"/>
                <w:sz w:val="19"/>
                <w:szCs w:val="19"/>
              </w:rPr>
              <w:t xml:space="preserve">Separation of duties is reviewed at least annually and tested </w:t>
            </w:r>
            <w:ins w:id="74" w:author="Margrace Gacang" w:date="2026-09-02T14:32:00Z" w16du:dateUtc="2026-09-02T06:32:00Z">
              <w:r w:rsidR="00BD4DCE">
                <w:rPr>
                  <w:rFonts w:ascii="Aptos" w:hAnsi="Aptos" w:cs="Aptos"/>
                  <w:color w:val="424242"/>
                  <w:sz w:val="19"/>
                  <w:szCs w:val="19"/>
                </w:rPr>
                <w:t xml:space="preserve">as part of </w:t>
              </w:r>
            </w:ins>
            <w:del w:id="75" w:author="Margrace Gacang" w:date="2026-09-02T14:32:00Z" w16du:dateUtc="2026-09-02T06:32:00Z">
              <w:r w:rsidDel="00995949">
                <w:rPr>
                  <w:rFonts w:ascii="Aptos" w:hAnsi="Aptos" w:cs="Aptos"/>
                  <w:color w:val="424242"/>
                  <w:sz w:val="19"/>
                  <w:szCs w:val="19"/>
                </w:rPr>
                <w:delText xml:space="preserve">in </w:delText>
              </w:r>
            </w:del>
            <w:r>
              <w:rPr>
                <w:rFonts w:ascii="Aptos" w:hAnsi="Aptos" w:cs="Aptos"/>
                <w:color w:val="424242"/>
                <w:sz w:val="19"/>
                <w:szCs w:val="19"/>
              </w:rPr>
              <w:t xml:space="preserve">the May separation-of-duties audit, to ensure appropriate, proportionate controls apply to every key </w:t>
            </w:r>
            <w:ins w:id="76" w:author="Margrace Gacang" w:date="2026-09-02T14:33:00Z" w16du:dateUtc="2026-09-02T06:33:00Z">
              <w:r w:rsidR="00456AA6">
                <w:rPr>
                  <w:rFonts w:ascii="Aptos" w:hAnsi="Aptos" w:cs="Aptos"/>
                  <w:color w:val="424242"/>
                  <w:sz w:val="19"/>
                  <w:szCs w:val="19"/>
                </w:rPr>
                <w:t xml:space="preserve">financial </w:t>
              </w:r>
            </w:ins>
            <w:r>
              <w:rPr>
                <w:rFonts w:ascii="Aptos" w:hAnsi="Aptos" w:cs="Aptos"/>
                <w:color w:val="424242"/>
                <w:sz w:val="19"/>
                <w:szCs w:val="19"/>
              </w:rPr>
              <w:t>system</w:t>
            </w:r>
            <w:ins w:id="77" w:author="Margrace Gacang" w:date="2026-09-02T14:33:00Z" w16du:dateUtc="2026-09-02T06:33:00Z">
              <w:r w:rsidR="00456AA6">
                <w:rPr>
                  <w:rFonts w:ascii="Aptos" w:hAnsi="Aptos" w:cs="Aptos"/>
                  <w:color w:val="424242"/>
                  <w:sz w:val="19"/>
                  <w:szCs w:val="19"/>
                </w:rPr>
                <w:t xml:space="preserve"> a</w:t>
              </w:r>
              <w:r w:rsidR="00456AA6" w:rsidRPr="00456AA6">
                <w:rPr>
                  <w:rFonts w:ascii="Aptos" w:hAnsi="Aptos" w:cs="Aptos"/>
                  <w:color w:val="424242"/>
                  <w:sz w:val="19"/>
                  <w:szCs w:val="19"/>
                </w:rPr>
                <w:t>nd that incompatible responsibilities have not accumulated with a single individual</w:t>
              </w:r>
            </w:ins>
            <w:r>
              <w:rPr>
                <w:rFonts w:ascii="Aptos" w:hAnsi="Aptos" w:cs="Aptos"/>
                <w:color w:val="424242"/>
                <w:sz w:val="19"/>
                <w:szCs w:val="19"/>
              </w:rPr>
              <w:t>.</w:t>
            </w:r>
          </w:p>
        </w:tc>
      </w:tr>
    </w:tbl>
    <w:p w14:paraId="6D8FCDD1" w14:textId="77777777" w:rsidR="00B93AFE" w:rsidRDefault="00B93AFE">
      <w:pPr>
        <w:spacing w:line="264" w:lineRule="auto"/>
      </w:pPr>
    </w:p>
    <w:p w14:paraId="070E7A9C" w14:textId="77777777" w:rsidR="004532DA" w:rsidRDefault="00F25E6F" w:rsidP="004532DA">
      <w:pPr>
        <w:pBdr>
          <w:bottom w:val="single" w:sz="12" w:space="1" w:color="auto"/>
        </w:pBdr>
        <w:spacing w:before="120" w:after="120" w:line="240" w:lineRule="auto"/>
        <w:outlineLvl w:val="0"/>
        <w:rPr>
          <w:rFonts w:ascii="Exo" w:hAnsi="Exo" w:cs="Exo"/>
          <w:b/>
          <w:color w:val="7F7F7F" w:themeColor="text1" w:themeTint="80"/>
          <w:sz w:val="30"/>
          <w:szCs w:val="30"/>
        </w:rPr>
      </w:pPr>
      <w:r>
        <w:rPr>
          <w:rFonts w:ascii="Aptos" w:hAnsi="Aptos" w:cs="Aptos"/>
          <w:b/>
          <w:caps/>
          <w:color w:val="FF0080"/>
          <w:spacing w:val="28"/>
          <w:sz w:val="15"/>
          <w:szCs w:val="15"/>
        </w:rPr>
        <w:t>Part One · The operating manual</w:t>
      </w:r>
      <w:r w:rsidR="004532DA">
        <w:br/>
      </w:r>
      <w:r w:rsidR="004532DA">
        <w:br/>
      </w:r>
      <w:r>
        <w:rPr>
          <w:rFonts w:ascii="Exo" w:hAnsi="Exo" w:cs="Exo"/>
          <w:b/>
          <w:color w:val="FF0080"/>
          <w:sz w:val="30"/>
          <w:szCs w:val="30"/>
        </w:rPr>
        <w:t xml:space="preserve">— </w:t>
      </w:r>
      <w:r w:rsidRPr="004532DA">
        <w:rPr>
          <w:rFonts w:ascii="Exo" w:hAnsi="Exo" w:cs="Exo"/>
          <w:b/>
          <w:color w:val="7F7F7F" w:themeColor="text1" w:themeTint="80"/>
          <w:sz w:val="30"/>
          <w:szCs w:val="30"/>
        </w:rPr>
        <w:t>1.5 · Delegations &amp; authorities</w:t>
      </w:r>
    </w:p>
    <w:p w14:paraId="6D8FCDD4" w14:textId="77777777" w:rsidR="00B93AFE" w:rsidRDefault="00F25E6F" w:rsidP="004532DA">
      <w:pPr>
        <w:spacing w:before="120" w:after="120" w:line="276" w:lineRule="auto"/>
      </w:pPr>
      <w:r>
        <w:rPr>
          <w:rFonts w:ascii="Aptos" w:hAnsi="Aptos" w:cs="Aptos"/>
          <w:color w:val="6E6E6E"/>
          <w:sz w:val="21"/>
          <w:szCs w:val="21"/>
        </w:rPr>
        <w:t>The Board authorises others to exercise defined powers within limits. Authority is vested in a position, not a person, and the Board remains ultimately accountable. The authoritative source is the Schedule of Management Authorities; key Finance lines are in 4.2.</w:t>
      </w:r>
    </w:p>
    <w:p w14:paraId="009D9891" w14:textId="77777777" w:rsidR="00B93AFE" w:rsidRDefault="00F25E6F" w:rsidP="002836B7">
      <w:pPr>
        <w:pStyle w:val="ListParagraph"/>
        <w:numPr>
          <w:ilvl w:val="0"/>
          <w:numId w:val="3"/>
        </w:numPr>
        <w:spacing w:after="0" w:line="264" w:lineRule="auto"/>
        <w:ind w:left="454" w:hanging="284"/>
      </w:pPr>
      <w:r>
        <w:rPr>
          <w:rFonts w:ascii="Aptos" w:hAnsi="Aptos" w:cs="Aptos"/>
          <w:color w:val="424242"/>
          <w:sz w:val="20"/>
          <w:szCs w:val="20"/>
        </w:rPr>
        <w:t>Exercise authority in line with the law, company policy and any conditions on the delegation — for a proper business purpose, with no conflict of interest.</w:t>
      </w:r>
    </w:p>
    <w:p w14:paraId="37D295E3" w14:textId="7ED15784" w:rsidR="00B93AFE" w:rsidRDefault="00F25E6F" w:rsidP="002836B7">
      <w:pPr>
        <w:pStyle w:val="ListParagraph"/>
        <w:numPr>
          <w:ilvl w:val="0"/>
          <w:numId w:val="3"/>
        </w:numPr>
        <w:spacing w:after="0" w:line="264" w:lineRule="auto"/>
        <w:ind w:left="454" w:hanging="284"/>
      </w:pPr>
      <w:r>
        <w:rPr>
          <w:rFonts w:ascii="Aptos" w:hAnsi="Aptos" w:cs="Aptos"/>
          <w:color w:val="424242"/>
          <w:sz w:val="20"/>
          <w:szCs w:val="20"/>
        </w:rPr>
        <w:t xml:space="preserve">Never approve a transaction you personally benefit </w:t>
      </w:r>
      <w:del w:id="78" w:author="Margrace Gacang" w:date="2026-08-28T13:14:00Z" w16du:dateUtc="2026-08-28T05:14:00Z">
        <w:r w:rsidDel="0047259B">
          <w:rPr>
            <w:rFonts w:ascii="Aptos" w:hAnsi="Aptos" w:cs="Aptos"/>
            <w:color w:val="424242"/>
            <w:sz w:val="20"/>
            <w:szCs w:val="20"/>
          </w:rPr>
          <w:delText>from, and</w:delText>
        </w:r>
      </w:del>
      <w:ins w:id="79" w:author="Margrace Gacang" w:date="2026-08-28T13:14:00Z" w16du:dateUtc="2026-08-28T05:14:00Z">
        <w:r w:rsidR="0047259B">
          <w:rPr>
            <w:rFonts w:ascii="Aptos" w:hAnsi="Aptos" w:cs="Aptos"/>
            <w:color w:val="424242"/>
            <w:sz w:val="20"/>
            <w:szCs w:val="20"/>
          </w:rPr>
          <w:t>from and</w:t>
        </w:r>
      </w:ins>
      <w:r>
        <w:rPr>
          <w:rFonts w:ascii="Aptos" w:hAnsi="Aptos" w:cs="Aptos"/>
          <w:color w:val="424242"/>
          <w:sz w:val="20"/>
          <w:szCs w:val="20"/>
        </w:rPr>
        <w:t xml:space="preserve"> never approve beyond your delegated limit — doing so breaches policy and may constitute misconduct.</w:t>
      </w:r>
    </w:p>
    <w:p w14:paraId="6D8FCDD7" w14:textId="006EDAF5" w:rsidR="00B93AFE" w:rsidRDefault="00F25E6F" w:rsidP="002836B7">
      <w:pPr>
        <w:pStyle w:val="ListParagraph"/>
        <w:numPr>
          <w:ilvl w:val="0"/>
          <w:numId w:val="3"/>
        </w:numPr>
        <w:spacing w:after="0" w:line="264" w:lineRule="auto"/>
        <w:ind w:left="454" w:hanging="284"/>
      </w:pPr>
      <w:r>
        <w:rPr>
          <w:rFonts w:ascii="Aptos" w:hAnsi="Aptos" w:cs="Aptos"/>
          <w:color w:val="424242"/>
          <w:sz w:val="20"/>
          <w:szCs w:val="20"/>
        </w:rPr>
        <w:t>A procurement authority must hold a financial delegation that meets or exceeds the contract’s aggregate annual value.</w:t>
      </w:r>
    </w:p>
    <w:p w14:paraId="6D8FCDD8" w14:textId="77777777" w:rsidR="00B93AFE" w:rsidRDefault="00F25E6F">
      <w:pPr>
        <w:keepNext/>
        <w:keepLines/>
        <w:spacing w:before="60" w:after="30" w:line="264" w:lineRule="auto"/>
      </w:pPr>
      <w:r>
        <w:rPr>
          <w:rFonts w:ascii="Exo" w:hAnsi="Exo" w:cs="Exo"/>
          <w:b/>
          <w:color w:val="3C4147"/>
          <w:sz w:val="21"/>
          <w:szCs w:val="21"/>
        </w:rPr>
        <w:t>Board</w:t>
      </w:r>
    </w:p>
    <w:p w14:paraId="6D8FCDD9" w14:textId="77777777" w:rsidR="00B93AFE" w:rsidRDefault="00F25E6F">
      <w:pPr>
        <w:spacing w:after="80" w:line="252" w:lineRule="auto"/>
      </w:pPr>
      <w:r>
        <w:rPr>
          <w:rFonts w:ascii="Aptos" w:hAnsi="Aptos" w:cs="Aptos"/>
          <w:color w:val="424242"/>
          <w:sz w:val="19"/>
          <w:szCs w:val="19"/>
        </w:rPr>
        <w:t>Approves the largest commitments, budgets, investments, auditor and policy. Ultimately accountable.</w:t>
      </w:r>
    </w:p>
    <w:p w14:paraId="6D8FCDDA" w14:textId="77777777" w:rsidR="00B93AFE" w:rsidRDefault="00F25E6F">
      <w:pPr>
        <w:keepNext/>
        <w:keepLines/>
        <w:spacing w:before="60" w:after="30" w:line="264" w:lineRule="auto"/>
      </w:pPr>
      <w:r>
        <w:rPr>
          <w:rFonts w:ascii="Exo" w:hAnsi="Exo" w:cs="Exo"/>
          <w:b/>
          <w:color w:val="3C4147"/>
          <w:sz w:val="21"/>
          <w:szCs w:val="21"/>
        </w:rPr>
        <w:t>GM – Corporate</w:t>
      </w:r>
    </w:p>
    <w:p w14:paraId="6D8FCDDB" w14:textId="77777777" w:rsidR="00B93AFE" w:rsidRDefault="00F25E6F">
      <w:pPr>
        <w:spacing w:after="80" w:line="252" w:lineRule="auto"/>
      </w:pPr>
      <w:r>
        <w:rPr>
          <w:rFonts w:ascii="Aptos" w:hAnsi="Aptos" w:cs="Aptos"/>
          <w:color w:val="424242"/>
          <w:sz w:val="19"/>
          <w:szCs w:val="19"/>
        </w:rPr>
        <w:t>Approves operating expenditure and contracts within limits; recommends above them; signs banking.</w:t>
      </w:r>
    </w:p>
    <w:p w14:paraId="6D8FCDDC" w14:textId="77777777" w:rsidR="00B93AFE" w:rsidRDefault="00F25E6F">
      <w:pPr>
        <w:keepNext/>
        <w:keepLines/>
        <w:spacing w:before="60" w:after="30" w:line="264" w:lineRule="auto"/>
      </w:pPr>
      <w:r>
        <w:rPr>
          <w:rFonts w:ascii="Exo" w:hAnsi="Exo" w:cs="Exo"/>
          <w:b/>
          <w:color w:val="3C4147"/>
          <w:sz w:val="21"/>
          <w:szCs w:val="21"/>
        </w:rPr>
        <w:t>Accountant</w:t>
      </w:r>
    </w:p>
    <w:p w14:paraId="6D8FCDDD" w14:textId="77777777" w:rsidR="00B93AFE" w:rsidRDefault="00F25E6F">
      <w:pPr>
        <w:spacing w:after="80" w:line="252" w:lineRule="auto"/>
        <w:rPr>
          <w:rFonts w:ascii="Aptos" w:hAnsi="Aptos" w:cs="Aptos"/>
          <w:color w:val="424242"/>
          <w:sz w:val="19"/>
          <w:szCs w:val="19"/>
        </w:rPr>
      </w:pPr>
      <w:r>
        <w:rPr>
          <w:rFonts w:ascii="Aptos" w:hAnsi="Aptos" w:cs="Aptos"/>
          <w:color w:val="424242"/>
          <w:sz w:val="19"/>
          <w:szCs w:val="19"/>
        </w:rPr>
        <w:t>Develops, prepares and actions — executes approved payments and prepares data; does not self-approve.</w:t>
      </w:r>
    </w:p>
    <w:p w14:paraId="14B4B765" w14:textId="77777777" w:rsidR="004532DA" w:rsidRDefault="004532DA">
      <w:pPr>
        <w:spacing w:after="80" w:line="252"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DE0"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DDE" w14:textId="77777777" w:rsidR="00B93AFE" w:rsidRDefault="00F25E6F">
            <w:pPr>
              <w:spacing w:after="40" w:line="264" w:lineRule="auto"/>
            </w:pPr>
            <w:r>
              <w:rPr>
                <w:rFonts w:ascii="Aptos" w:hAnsi="Aptos" w:cs="Aptos"/>
                <w:b/>
                <w:caps/>
                <w:color w:val="96B3D2"/>
                <w:spacing w:val="20"/>
                <w:sz w:val="15"/>
                <w:szCs w:val="15"/>
              </w:rPr>
              <w:t>The action verbs</w:t>
            </w:r>
          </w:p>
          <w:p w14:paraId="6D8FCDDF" w14:textId="77777777" w:rsidR="00B93AFE" w:rsidRDefault="00F25E6F">
            <w:pPr>
              <w:spacing w:after="0" w:line="252" w:lineRule="auto"/>
            </w:pPr>
            <w:r>
              <w:rPr>
                <w:rFonts w:ascii="Aptos" w:hAnsi="Aptos" w:cs="Aptos"/>
                <w:color w:val="424242"/>
                <w:sz w:val="19"/>
                <w:szCs w:val="19"/>
              </w:rPr>
              <w:t>Each action is one of Develop · Recommend · Approve · Be advised · Ratify · Action — defined in 4.2. When in doubt about your limit, treat it as beyond your authority and escalate.</w:t>
            </w:r>
          </w:p>
        </w:tc>
      </w:tr>
    </w:tbl>
    <w:p w14:paraId="68B4DFA5" w14:textId="77777777" w:rsidR="00B93AFE" w:rsidRDefault="00B93AFE" w:rsidP="004532DA">
      <w:pPr>
        <w:pBdr>
          <w:bottom w:val="single" w:sz="12" w:space="1" w:color="auto"/>
        </w:pBdr>
        <w:spacing w:after="60" w:line="264" w:lineRule="auto"/>
        <w:rPr>
          <w:rFonts w:ascii="Aptos" w:hAnsi="Aptos" w:cs="Aptos"/>
          <w:b/>
          <w:caps/>
          <w:color w:val="FF0080"/>
          <w:spacing w:val="28"/>
          <w:sz w:val="15"/>
          <w:szCs w:val="15"/>
        </w:rPr>
      </w:pPr>
    </w:p>
    <w:p w14:paraId="6D8FCDE3" w14:textId="67349E96" w:rsidR="00B93AFE" w:rsidRDefault="00F25E6F" w:rsidP="004532DA">
      <w:pPr>
        <w:pBdr>
          <w:bottom w:val="single" w:sz="12" w:space="1" w:color="auto"/>
        </w:pBdr>
        <w:spacing w:after="60" w:line="264" w:lineRule="auto"/>
        <w:rPr>
          <w:rFonts w:ascii="Exo" w:hAnsi="Exo" w:cs="Exo"/>
          <w:b/>
          <w:color w:val="3C4147"/>
          <w:sz w:val="30"/>
          <w:szCs w:val="30"/>
        </w:rPr>
      </w:pPr>
      <w:r>
        <w:rPr>
          <w:rFonts w:ascii="Aptos" w:hAnsi="Aptos" w:cs="Aptos"/>
          <w:b/>
          <w:caps/>
          <w:color w:val="FF0080"/>
          <w:spacing w:val="28"/>
          <w:sz w:val="15"/>
          <w:szCs w:val="15"/>
        </w:rPr>
        <w:t>Part One · The operating manual</w:t>
      </w:r>
      <w:r w:rsidR="004532DA">
        <w:br/>
      </w:r>
      <w:r w:rsidR="004532DA">
        <w:br/>
      </w:r>
      <w:r>
        <w:rPr>
          <w:rFonts w:ascii="Exo" w:hAnsi="Exo" w:cs="Exo"/>
          <w:b/>
          <w:color w:val="FF0080"/>
          <w:sz w:val="30"/>
          <w:szCs w:val="30"/>
        </w:rPr>
        <w:t xml:space="preserve">— </w:t>
      </w:r>
      <w:r w:rsidRPr="004532DA">
        <w:rPr>
          <w:rFonts w:ascii="Exo" w:hAnsi="Exo" w:cs="Exo"/>
          <w:b/>
          <w:color w:val="000000" w:themeColor="text1"/>
          <w:sz w:val="30"/>
          <w:szCs w:val="30"/>
        </w:rPr>
        <w:t>1.6 · Confidentiality &amp; information security</w:t>
      </w:r>
    </w:p>
    <w:p w14:paraId="6D8FCDE4" w14:textId="6C360609" w:rsidR="00B93AFE" w:rsidRDefault="00F25E6F" w:rsidP="004532DA">
      <w:pPr>
        <w:spacing w:before="120" w:after="120" w:line="276" w:lineRule="auto"/>
      </w:pPr>
      <w:r>
        <w:rPr>
          <w:rFonts w:ascii="Aptos" w:hAnsi="Aptos" w:cs="Aptos"/>
          <w:color w:val="6E6E6E"/>
          <w:sz w:val="21"/>
          <w:szCs w:val="21"/>
        </w:rPr>
        <w:t>Finance handles the most sensitive information in the business — payroll, bank access, director and commercial data. Protecting it is foundational, not optional. Read this section as binding.</w:t>
      </w: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DE7"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DE5" w14:textId="77777777" w:rsidR="00B93AFE" w:rsidRDefault="00F25E6F">
            <w:pPr>
              <w:spacing w:after="40" w:line="264" w:lineRule="auto"/>
            </w:pPr>
            <w:r>
              <w:rPr>
                <w:rFonts w:ascii="Aptos" w:hAnsi="Aptos" w:cs="Aptos"/>
                <w:b/>
                <w:caps/>
                <w:color w:val="FF0080"/>
                <w:spacing w:val="20"/>
                <w:sz w:val="15"/>
                <w:szCs w:val="15"/>
              </w:rPr>
              <w:t>The absolute rule</w:t>
            </w:r>
          </w:p>
          <w:p w14:paraId="6D8FCDE6" w14:textId="77777777" w:rsidR="00B93AFE" w:rsidRDefault="00F25E6F">
            <w:pPr>
              <w:spacing w:after="0" w:line="252" w:lineRule="auto"/>
            </w:pPr>
            <w:r>
              <w:rPr>
                <w:rFonts w:ascii="Aptos" w:hAnsi="Aptos" w:cs="Aptos"/>
                <w:color w:val="424242"/>
                <w:sz w:val="19"/>
                <w:szCs w:val="19"/>
              </w:rPr>
              <w:t>Payroll, banking and all personal data relating to staff and the directors is highly confidential and is not shared with any other party — including those who claim a “right to know”.</w:t>
            </w:r>
          </w:p>
        </w:tc>
      </w:tr>
    </w:tbl>
    <w:p w14:paraId="6D8FCDE9" w14:textId="77777777" w:rsidR="00B93AFE" w:rsidRDefault="00F25E6F" w:rsidP="004532DA">
      <w:pPr>
        <w:keepNext/>
        <w:keepLines/>
        <w:spacing w:before="120" w:after="120" w:line="264" w:lineRule="auto"/>
      </w:pPr>
      <w:r>
        <w:rPr>
          <w:rFonts w:ascii="Exo" w:hAnsi="Exo" w:cs="Exo"/>
          <w:b/>
          <w:color w:val="3C4147"/>
          <w:sz w:val="21"/>
          <w:szCs w:val="21"/>
        </w:rPr>
        <w:t>Credentials &amp; access</w:t>
      </w:r>
    </w:p>
    <w:p w14:paraId="6D8FCDEA" w14:textId="3983262C" w:rsidR="00B93AFE" w:rsidRDefault="00F25E6F">
      <w:pPr>
        <w:spacing w:after="80" w:line="252" w:lineRule="auto"/>
      </w:pPr>
      <w:r>
        <w:rPr>
          <w:rFonts w:ascii="Aptos" w:hAnsi="Aptos" w:cs="Aptos"/>
          <w:color w:val="424242"/>
          <w:sz w:val="19"/>
          <w:szCs w:val="19"/>
        </w:rPr>
        <w:t xml:space="preserve">Strong, unique passwords and MFA on Xero, </w:t>
      </w:r>
      <w:del w:id="80" w:author="Margrace Gacang" w:date="2026-08-28T13:15:00Z" w16du:dateUtc="2026-08-28T05:15:00Z">
        <w:r w:rsidDel="008D08AC">
          <w:rPr>
            <w:rFonts w:ascii="Aptos" w:hAnsi="Aptos" w:cs="Aptos"/>
            <w:color w:val="424242"/>
            <w:sz w:val="19"/>
            <w:szCs w:val="19"/>
          </w:rPr>
          <w:delText>Wise,</w:delText>
        </w:r>
      </w:del>
      <w:ins w:id="81" w:author="Margrace Gacang" w:date="2026-08-28T13:15:00Z" w16du:dateUtc="2026-08-28T05:15:00Z">
        <w:r w:rsidR="008D08AC">
          <w:rPr>
            <w:rFonts w:ascii="Aptos" w:hAnsi="Aptos" w:cs="Aptos"/>
            <w:color w:val="424242"/>
            <w:sz w:val="19"/>
            <w:szCs w:val="19"/>
          </w:rPr>
          <w:t>BPI,</w:t>
        </w:r>
      </w:ins>
      <w:r>
        <w:rPr>
          <w:rFonts w:ascii="Aptos" w:hAnsi="Aptos" w:cs="Aptos"/>
          <w:color w:val="424242"/>
          <w:sz w:val="19"/>
          <w:szCs w:val="19"/>
        </w:rPr>
        <w:t xml:space="preserve"> Metrobank and email. Credentials never shared; banking authorisation stays with the authorised person only.</w:t>
      </w:r>
    </w:p>
    <w:p w14:paraId="6D8FCDEB" w14:textId="77777777" w:rsidR="00B93AFE" w:rsidRDefault="00F25E6F">
      <w:pPr>
        <w:keepNext/>
        <w:keepLines/>
        <w:spacing w:before="60" w:after="30" w:line="264" w:lineRule="auto"/>
      </w:pPr>
      <w:r>
        <w:rPr>
          <w:rFonts w:ascii="Exo" w:hAnsi="Exo" w:cs="Exo"/>
          <w:b/>
          <w:color w:val="3C4147"/>
          <w:sz w:val="21"/>
          <w:szCs w:val="21"/>
        </w:rPr>
        <w:t>Screen &amp; documents</w:t>
      </w:r>
    </w:p>
    <w:p w14:paraId="6D8FCDEC" w14:textId="77777777" w:rsidR="00B93AFE" w:rsidRDefault="00F25E6F">
      <w:pPr>
        <w:spacing w:after="80" w:line="252" w:lineRule="auto"/>
      </w:pPr>
      <w:r>
        <w:rPr>
          <w:rFonts w:ascii="Aptos" w:hAnsi="Aptos" w:cs="Aptos"/>
          <w:color w:val="424242"/>
          <w:sz w:val="19"/>
          <w:szCs w:val="19"/>
        </w:rPr>
        <w:t xml:space="preserve">Lock screens when away; keep payroll and bank data off personal devices; store records only in Xero and OneDrive. Clean desk; no sensitive </w:t>
      </w:r>
      <w:proofErr w:type="gramStart"/>
      <w:r>
        <w:rPr>
          <w:rFonts w:ascii="Aptos" w:hAnsi="Aptos" w:cs="Aptos"/>
          <w:color w:val="424242"/>
          <w:sz w:val="19"/>
          <w:szCs w:val="19"/>
        </w:rPr>
        <w:t>print-outs</w:t>
      </w:r>
      <w:proofErr w:type="gramEnd"/>
      <w:r>
        <w:rPr>
          <w:rFonts w:ascii="Aptos" w:hAnsi="Aptos" w:cs="Aptos"/>
          <w:color w:val="424242"/>
          <w:sz w:val="19"/>
          <w:szCs w:val="19"/>
        </w:rPr>
        <w:t xml:space="preserve"> left out.</w:t>
      </w:r>
    </w:p>
    <w:p w14:paraId="6D8FCDED" w14:textId="77777777" w:rsidR="00B93AFE" w:rsidRDefault="00F25E6F">
      <w:pPr>
        <w:keepNext/>
        <w:keepLines/>
        <w:spacing w:before="60" w:after="30" w:line="264" w:lineRule="auto"/>
      </w:pPr>
      <w:r>
        <w:rPr>
          <w:rFonts w:ascii="Exo" w:hAnsi="Exo" w:cs="Exo"/>
          <w:b/>
          <w:color w:val="3C4147"/>
          <w:sz w:val="21"/>
          <w:szCs w:val="21"/>
        </w:rPr>
        <w:t>Fraud &amp; payment safety</w:t>
      </w:r>
    </w:p>
    <w:p w14:paraId="6D8FCDEE" w14:textId="77777777" w:rsidR="00B93AFE" w:rsidRDefault="00F25E6F">
      <w:pPr>
        <w:spacing w:after="80" w:line="252" w:lineRule="auto"/>
      </w:pPr>
      <w:r>
        <w:rPr>
          <w:rFonts w:ascii="Aptos" w:hAnsi="Aptos" w:cs="Aptos"/>
          <w:color w:val="424242"/>
          <w:sz w:val="19"/>
          <w:szCs w:val="19"/>
        </w:rPr>
        <w:t>Verify any change to supplier or staff bank details independently before paying. Be alert to invoice and email fraud; when a request feels off, pause and confirm through a known channel.</w:t>
      </w: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DF1"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DEF" w14:textId="77777777" w:rsidR="00B93AFE" w:rsidRDefault="00F25E6F">
            <w:pPr>
              <w:spacing w:after="40" w:line="264" w:lineRule="auto"/>
            </w:pPr>
            <w:r>
              <w:rPr>
                <w:rFonts w:ascii="Aptos" w:hAnsi="Aptos" w:cs="Aptos"/>
                <w:b/>
                <w:caps/>
                <w:color w:val="96B3D2"/>
                <w:spacing w:val="20"/>
                <w:sz w:val="15"/>
                <w:szCs w:val="15"/>
              </w:rPr>
              <w:t>Serious misconduct</w:t>
            </w:r>
          </w:p>
          <w:p w14:paraId="6D8FCDF0" w14:textId="77777777" w:rsidR="00B93AFE" w:rsidRDefault="00F25E6F">
            <w:pPr>
              <w:spacing w:after="0" w:line="252" w:lineRule="auto"/>
            </w:pPr>
            <w:r>
              <w:rPr>
                <w:rFonts w:ascii="Aptos" w:hAnsi="Aptos" w:cs="Aptos"/>
                <w:color w:val="424242"/>
                <w:sz w:val="19"/>
                <w:szCs w:val="19"/>
              </w:rPr>
              <w:t xml:space="preserve">Unauthorised disclosure will be treated as Serious Misconduct. If anyone presses for salary, payment or personal financial information, the answer is a polite decline and escalation to the GM or a Director. If unsure whether something may be shared, say nothing and ask a </w:t>
            </w:r>
            <w:proofErr w:type="gramStart"/>
            <w:r>
              <w:rPr>
                <w:rFonts w:ascii="Aptos" w:hAnsi="Aptos" w:cs="Aptos"/>
                <w:color w:val="424242"/>
                <w:sz w:val="19"/>
                <w:szCs w:val="19"/>
              </w:rPr>
              <w:t>Director</w:t>
            </w:r>
            <w:proofErr w:type="gramEnd"/>
            <w:r>
              <w:rPr>
                <w:rFonts w:ascii="Aptos" w:hAnsi="Aptos" w:cs="Aptos"/>
                <w:color w:val="424242"/>
                <w:sz w:val="19"/>
                <w:szCs w:val="19"/>
              </w:rPr>
              <w:t xml:space="preserve"> first.</w:t>
            </w:r>
          </w:p>
        </w:tc>
      </w:tr>
    </w:tbl>
    <w:p w14:paraId="35245E22" w14:textId="077CBC92" w:rsidR="00B93AFE" w:rsidRPr="002836B7" w:rsidRDefault="00F25E6F" w:rsidP="004532DA">
      <w:pPr>
        <w:pBdr>
          <w:bottom w:val="single" w:sz="12" w:space="1" w:color="auto"/>
        </w:pBdr>
        <w:spacing w:before="240" w:after="240" w:line="264" w:lineRule="auto"/>
        <w:rPr>
          <w:rFonts w:ascii="Exo" w:hAnsi="Exo" w:cs="Exo"/>
          <w:b/>
          <w:color w:val="000000" w:themeColor="text1"/>
          <w:sz w:val="30"/>
          <w:szCs w:val="30"/>
        </w:rPr>
      </w:pPr>
      <w:r>
        <w:rPr>
          <w:rFonts w:ascii="Aptos" w:hAnsi="Aptos" w:cs="Aptos"/>
          <w:b/>
          <w:caps/>
          <w:color w:val="FF0080"/>
          <w:spacing w:val="28"/>
          <w:sz w:val="15"/>
          <w:szCs w:val="15"/>
        </w:rPr>
        <w:t>Part One · The operating manual</w:t>
      </w:r>
      <w:r w:rsidR="004532DA">
        <w:br/>
      </w:r>
      <w:r>
        <w:rPr>
          <w:rFonts w:ascii="Exo" w:hAnsi="Exo" w:cs="Exo"/>
          <w:b/>
          <w:color w:val="FF0080"/>
          <w:sz w:val="30"/>
          <w:szCs w:val="30"/>
        </w:rPr>
        <w:t xml:space="preserve">— </w:t>
      </w:r>
      <w:r w:rsidRPr="002836B7">
        <w:rPr>
          <w:rFonts w:ascii="Exo" w:hAnsi="Exo" w:cs="Exo"/>
          <w:b/>
          <w:color w:val="000000" w:themeColor="text1"/>
          <w:sz w:val="30"/>
          <w:szCs w:val="30"/>
        </w:rPr>
        <w:t>1.7 · Operating philosophy &amp; escalation</w:t>
      </w:r>
    </w:p>
    <w:p w14:paraId="6D8FCDF5" w14:textId="67532F6A" w:rsidR="00B93AFE" w:rsidRDefault="00F25E6F" w:rsidP="004532DA">
      <w:pPr>
        <w:spacing w:before="120" w:after="120" w:line="276" w:lineRule="auto"/>
      </w:pPr>
      <w:r>
        <w:rPr>
          <w:rFonts w:ascii="Aptos" w:hAnsi="Aptos" w:cs="Aptos"/>
          <w:color w:val="6E6E6E"/>
          <w:sz w:val="21"/>
          <w:szCs w:val="21"/>
        </w:rPr>
        <w:t>A few principles sit under every finance decision. They explain why the controls and cycles are shaped the way they are — and how an issue should move.</w:t>
      </w:r>
    </w:p>
    <w:p w14:paraId="6D8FCDF6" w14:textId="77777777" w:rsidR="00B93AFE" w:rsidRDefault="00F25E6F">
      <w:pPr>
        <w:keepNext/>
        <w:keepLines/>
        <w:spacing w:before="60" w:after="30" w:line="264" w:lineRule="auto"/>
      </w:pPr>
      <w:r>
        <w:rPr>
          <w:rFonts w:ascii="Exo" w:hAnsi="Exo" w:cs="Exo"/>
          <w:b/>
          <w:color w:val="3C4147"/>
          <w:sz w:val="21"/>
          <w:szCs w:val="21"/>
        </w:rPr>
        <w:t>Accuracy first</w:t>
      </w:r>
    </w:p>
    <w:p w14:paraId="6D8FCDF7" w14:textId="77777777" w:rsidR="00B93AFE" w:rsidRDefault="00F25E6F">
      <w:pPr>
        <w:spacing w:after="80" w:line="252" w:lineRule="auto"/>
      </w:pPr>
      <w:r>
        <w:rPr>
          <w:rFonts w:ascii="Aptos" w:hAnsi="Aptos" w:cs="Aptos"/>
          <w:color w:val="424242"/>
          <w:sz w:val="19"/>
          <w:szCs w:val="19"/>
        </w:rPr>
        <w:t>The books are right before they are fast. Reconcile, check and support every figure; correct the system before proceeding.</w:t>
      </w:r>
    </w:p>
    <w:p w14:paraId="6D8FCDF8" w14:textId="77777777" w:rsidR="00B93AFE" w:rsidRDefault="00F25E6F">
      <w:pPr>
        <w:keepNext/>
        <w:keepLines/>
        <w:spacing w:before="60" w:after="30" w:line="264" w:lineRule="auto"/>
      </w:pPr>
      <w:r>
        <w:rPr>
          <w:rFonts w:ascii="Exo" w:hAnsi="Exo" w:cs="Exo"/>
          <w:b/>
          <w:color w:val="3C4147"/>
          <w:sz w:val="21"/>
          <w:szCs w:val="21"/>
        </w:rPr>
        <w:t>Controls hold</w:t>
      </w:r>
    </w:p>
    <w:p w14:paraId="6D8FCDF9" w14:textId="77777777" w:rsidR="00B93AFE" w:rsidRDefault="00F25E6F">
      <w:pPr>
        <w:spacing w:after="80" w:line="252" w:lineRule="auto"/>
      </w:pPr>
      <w:r>
        <w:rPr>
          <w:rFonts w:ascii="Aptos" w:hAnsi="Aptos" w:cs="Aptos"/>
          <w:color w:val="424242"/>
          <w:sz w:val="19"/>
          <w:szCs w:val="19"/>
        </w:rPr>
        <w:t>Separation of duties and delegations are never bypassed for speed. A control skipped once becomes a control gone.</w:t>
      </w:r>
    </w:p>
    <w:p w14:paraId="6D8FCDFA" w14:textId="77777777" w:rsidR="00B93AFE" w:rsidRDefault="00F25E6F">
      <w:pPr>
        <w:keepNext/>
        <w:keepLines/>
        <w:spacing w:before="60" w:after="30" w:line="264" w:lineRule="auto"/>
      </w:pPr>
      <w:r>
        <w:rPr>
          <w:rFonts w:ascii="Exo" w:hAnsi="Exo" w:cs="Exo"/>
          <w:b/>
          <w:color w:val="3C4147"/>
          <w:sz w:val="21"/>
          <w:szCs w:val="21"/>
        </w:rPr>
        <w:t>Compliance on time</w:t>
      </w:r>
    </w:p>
    <w:p w14:paraId="6D8FCDFB" w14:textId="77777777" w:rsidR="00B93AFE" w:rsidRDefault="00F25E6F">
      <w:pPr>
        <w:spacing w:after="80" w:line="252" w:lineRule="auto"/>
      </w:pPr>
      <w:r>
        <w:rPr>
          <w:rFonts w:ascii="Aptos" w:hAnsi="Aptos" w:cs="Aptos"/>
          <w:color w:val="424242"/>
          <w:sz w:val="19"/>
          <w:szCs w:val="19"/>
        </w:rPr>
        <w:t>Statutory dates are immovable. The calendar is worked ahead of time, never caught up to after a deadline.</w:t>
      </w:r>
    </w:p>
    <w:p w14:paraId="6D8FCDFC" w14:textId="77777777" w:rsidR="00B93AFE" w:rsidRDefault="00F25E6F">
      <w:pPr>
        <w:keepNext/>
        <w:keepLines/>
        <w:spacing w:before="120" w:after="50" w:line="264" w:lineRule="auto"/>
      </w:pPr>
      <w:r>
        <w:rPr>
          <w:rFonts w:ascii="Exo" w:hAnsi="Exo" w:cs="Exo"/>
          <w:b/>
          <w:caps/>
          <w:color w:val="8C8C8C"/>
          <w:spacing w:val="20"/>
          <w:sz w:val="18"/>
          <w:szCs w:val="18"/>
        </w:rPr>
        <w:t>How an issue moves</w:t>
      </w:r>
    </w:p>
    <w:p w14:paraId="6D8FCDFD" w14:textId="77777777" w:rsidR="00B93AFE" w:rsidRDefault="00F25E6F" w:rsidP="004532DA">
      <w:pPr>
        <w:spacing w:after="50" w:line="252" w:lineRule="auto"/>
        <w:ind w:left="360"/>
      </w:pPr>
      <w:r>
        <w:rPr>
          <w:rFonts w:ascii="Aptos" w:hAnsi="Aptos" w:cs="Aptos"/>
          <w:b/>
          <w:caps/>
          <w:color w:val="FF0080"/>
          <w:spacing w:val="16"/>
          <w:sz w:val="16"/>
          <w:szCs w:val="16"/>
        </w:rPr>
        <w:t xml:space="preserve">Step 1 · </w:t>
      </w:r>
      <w:r>
        <w:rPr>
          <w:rFonts w:ascii="Exo" w:hAnsi="Exo" w:cs="Exo"/>
          <w:b/>
          <w:color w:val="3C4147"/>
          <w:sz w:val="19"/>
          <w:szCs w:val="19"/>
        </w:rPr>
        <w:t xml:space="preserve">Spotted — </w:t>
      </w:r>
      <w:r>
        <w:rPr>
          <w:rFonts w:ascii="Aptos" w:hAnsi="Aptos" w:cs="Aptos"/>
          <w:color w:val="424242"/>
          <w:sz w:val="19"/>
          <w:szCs w:val="19"/>
        </w:rPr>
        <w:t>A discrepancy, error or risk is noticed.</w:t>
      </w:r>
    </w:p>
    <w:p w14:paraId="6D8FCDFE" w14:textId="77777777" w:rsidR="00B93AFE" w:rsidRDefault="00F25E6F" w:rsidP="004532DA">
      <w:pPr>
        <w:spacing w:after="50" w:line="252" w:lineRule="auto"/>
        <w:ind w:left="360"/>
      </w:pPr>
      <w:r>
        <w:rPr>
          <w:rFonts w:ascii="Aptos" w:hAnsi="Aptos" w:cs="Aptos"/>
          <w:b/>
          <w:caps/>
          <w:color w:val="FF0080"/>
          <w:spacing w:val="16"/>
          <w:sz w:val="16"/>
          <w:szCs w:val="16"/>
        </w:rPr>
        <w:t xml:space="preserve">Step 2 · </w:t>
      </w:r>
      <w:r>
        <w:rPr>
          <w:rFonts w:ascii="Exo" w:hAnsi="Exo" w:cs="Exo"/>
          <w:b/>
          <w:color w:val="3C4147"/>
          <w:sz w:val="19"/>
          <w:szCs w:val="19"/>
        </w:rPr>
        <w:t xml:space="preserve">Logged — </w:t>
      </w:r>
      <w:r>
        <w:rPr>
          <w:rFonts w:ascii="Aptos" w:hAnsi="Aptos" w:cs="Aptos"/>
          <w:color w:val="424242"/>
          <w:sz w:val="19"/>
          <w:szCs w:val="19"/>
        </w:rPr>
        <w:t>Captured in Xero notes or the Asana audit project.</w:t>
      </w:r>
    </w:p>
    <w:p w14:paraId="6D8FCDFF" w14:textId="77777777" w:rsidR="00B93AFE" w:rsidRDefault="00F25E6F" w:rsidP="004532DA">
      <w:pPr>
        <w:spacing w:after="50" w:line="252" w:lineRule="auto"/>
        <w:ind w:left="360"/>
      </w:pPr>
      <w:r>
        <w:rPr>
          <w:rFonts w:ascii="Aptos" w:hAnsi="Aptos" w:cs="Aptos"/>
          <w:b/>
          <w:caps/>
          <w:color w:val="FF0080"/>
          <w:spacing w:val="16"/>
          <w:sz w:val="16"/>
          <w:szCs w:val="16"/>
        </w:rPr>
        <w:t xml:space="preserve">Step 3 · </w:t>
      </w:r>
      <w:r>
        <w:rPr>
          <w:rFonts w:ascii="Exo" w:hAnsi="Exo" w:cs="Exo"/>
          <w:b/>
          <w:color w:val="3C4147"/>
          <w:sz w:val="19"/>
          <w:szCs w:val="19"/>
        </w:rPr>
        <w:t xml:space="preserve">Assessed — </w:t>
      </w:r>
      <w:r>
        <w:rPr>
          <w:rFonts w:ascii="Aptos" w:hAnsi="Aptos" w:cs="Aptos"/>
          <w:color w:val="424242"/>
          <w:sz w:val="19"/>
          <w:szCs w:val="19"/>
        </w:rPr>
        <w:t xml:space="preserve">Accountant </w:t>
      </w:r>
      <w:proofErr w:type="gramStart"/>
      <w:r>
        <w:rPr>
          <w:rFonts w:ascii="Aptos" w:hAnsi="Aptos" w:cs="Aptos"/>
          <w:color w:val="424242"/>
          <w:sz w:val="19"/>
          <w:szCs w:val="19"/>
        </w:rPr>
        <w:t>judges</w:t>
      </w:r>
      <w:proofErr w:type="gramEnd"/>
      <w:r>
        <w:rPr>
          <w:rFonts w:ascii="Aptos" w:hAnsi="Aptos" w:cs="Aptos"/>
          <w:color w:val="424242"/>
          <w:sz w:val="19"/>
          <w:szCs w:val="19"/>
        </w:rPr>
        <w:t xml:space="preserve"> materiality &amp; authority.</w:t>
      </w:r>
    </w:p>
    <w:p w14:paraId="6D8FCE00" w14:textId="77777777" w:rsidR="00B93AFE" w:rsidRDefault="00F25E6F" w:rsidP="004532DA">
      <w:pPr>
        <w:spacing w:after="50" w:line="252" w:lineRule="auto"/>
        <w:ind w:left="360"/>
      </w:pPr>
      <w:r>
        <w:rPr>
          <w:rFonts w:ascii="Aptos" w:hAnsi="Aptos" w:cs="Aptos"/>
          <w:b/>
          <w:caps/>
          <w:color w:val="FF0080"/>
          <w:spacing w:val="16"/>
          <w:sz w:val="16"/>
          <w:szCs w:val="16"/>
        </w:rPr>
        <w:t xml:space="preserve">Step 4 · </w:t>
      </w:r>
      <w:r>
        <w:rPr>
          <w:rFonts w:ascii="Exo" w:hAnsi="Exo" w:cs="Exo"/>
          <w:b/>
          <w:color w:val="3C4147"/>
          <w:sz w:val="19"/>
          <w:szCs w:val="19"/>
        </w:rPr>
        <w:t xml:space="preserve">Resolved / raised — </w:t>
      </w:r>
      <w:r>
        <w:rPr>
          <w:rFonts w:ascii="Aptos" w:hAnsi="Aptos" w:cs="Aptos"/>
          <w:color w:val="424242"/>
          <w:sz w:val="19"/>
          <w:szCs w:val="19"/>
        </w:rPr>
        <w:t xml:space="preserve">Fixed within </w:t>
      </w:r>
      <w:proofErr w:type="gramStart"/>
      <w:r>
        <w:rPr>
          <w:rFonts w:ascii="Aptos" w:hAnsi="Aptos" w:cs="Aptos"/>
          <w:color w:val="424242"/>
          <w:sz w:val="19"/>
          <w:szCs w:val="19"/>
        </w:rPr>
        <w:t>authority, or</w:t>
      </w:r>
      <w:proofErr w:type="gramEnd"/>
      <w:r>
        <w:rPr>
          <w:rFonts w:ascii="Aptos" w:hAnsi="Aptos" w:cs="Aptos"/>
          <w:color w:val="424242"/>
          <w:sz w:val="19"/>
          <w:szCs w:val="19"/>
        </w:rPr>
        <w:t xml:space="preserve"> escalated to GM &amp; Board.</w:t>
      </w:r>
    </w:p>
    <w:p w14:paraId="6D8FCE01" w14:textId="77777777" w:rsidR="00B93AFE" w:rsidRDefault="00F25E6F" w:rsidP="004532DA">
      <w:pPr>
        <w:spacing w:after="50" w:line="252" w:lineRule="auto"/>
        <w:ind w:left="360"/>
        <w:rPr>
          <w:rFonts w:ascii="Aptos" w:hAnsi="Aptos" w:cs="Aptos"/>
          <w:color w:val="424242"/>
          <w:sz w:val="19"/>
          <w:szCs w:val="19"/>
        </w:rPr>
      </w:pPr>
      <w:r>
        <w:rPr>
          <w:rFonts w:ascii="Aptos" w:hAnsi="Aptos" w:cs="Aptos"/>
          <w:b/>
          <w:caps/>
          <w:color w:val="FF0080"/>
          <w:spacing w:val="16"/>
          <w:sz w:val="16"/>
          <w:szCs w:val="16"/>
        </w:rPr>
        <w:t xml:space="preserve">Step 5 · </w:t>
      </w:r>
      <w:r>
        <w:rPr>
          <w:rFonts w:ascii="Exo" w:hAnsi="Exo" w:cs="Exo"/>
          <w:b/>
          <w:color w:val="3C4147"/>
          <w:sz w:val="19"/>
          <w:szCs w:val="19"/>
        </w:rPr>
        <w:t xml:space="preserve">Closed — </w:t>
      </w:r>
      <w:r>
        <w:rPr>
          <w:rFonts w:ascii="Aptos" w:hAnsi="Aptos" w:cs="Aptos"/>
          <w:color w:val="424242"/>
          <w:sz w:val="19"/>
          <w:szCs w:val="19"/>
        </w:rPr>
        <w:t>Closed on confirmation; root cause addressed.</w:t>
      </w:r>
    </w:p>
    <w:p w14:paraId="6616B412" w14:textId="77777777" w:rsidR="004532DA" w:rsidRDefault="004532DA" w:rsidP="004532DA">
      <w:pPr>
        <w:spacing w:after="5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04"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E02" w14:textId="77777777" w:rsidR="00B93AFE" w:rsidRDefault="00F25E6F">
            <w:pPr>
              <w:spacing w:after="40" w:line="264" w:lineRule="auto"/>
            </w:pPr>
            <w:r>
              <w:rPr>
                <w:rFonts w:ascii="Aptos" w:hAnsi="Aptos" w:cs="Aptos"/>
                <w:b/>
                <w:caps/>
                <w:color w:val="FF0080"/>
                <w:spacing w:val="20"/>
                <w:sz w:val="15"/>
                <w:szCs w:val="15"/>
              </w:rPr>
              <w:lastRenderedPageBreak/>
              <w:t>Escalate early</w:t>
            </w:r>
          </w:p>
          <w:p w14:paraId="6D8FCE03" w14:textId="77777777" w:rsidR="00B93AFE" w:rsidRDefault="00F25E6F">
            <w:pPr>
              <w:spacing w:after="0" w:line="252" w:lineRule="auto"/>
            </w:pPr>
            <w:r>
              <w:rPr>
                <w:rFonts w:ascii="Aptos" w:hAnsi="Aptos" w:cs="Aptos"/>
                <w:color w:val="424242"/>
                <w:sz w:val="19"/>
                <w:szCs w:val="19"/>
              </w:rPr>
              <w:t xml:space="preserve">Anything beyond delegated authority, anything material, or anything touching fraud or a </w:t>
            </w:r>
            <w:proofErr w:type="gramStart"/>
            <w:r>
              <w:rPr>
                <w:rFonts w:ascii="Aptos" w:hAnsi="Aptos" w:cs="Aptos"/>
                <w:color w:val="424242"/>
                <w:sz w:val="19"/>
                <w:szCs w:val="19"/>
              </w:rPr>
              <w:t>Director’s</w:t>
            </w:r>
            <w:proofErr w:type="gramEnd"/>
            <w:r>
              <w:rPr>
                <w:rFonts w:ascii="Aptos" w:hAnsi="Aptos" w:cs="Aptos"/>
                <w:color w:val="424242"/>
                <w:sz w:val="19"/>
                <w:szCs w:val="19"/>
              </w:rPr>
              <w:t xml:space="preserve"> finances </w:t>
            </w:r>
            <w:proofErr w:type="gramStart"/>
            <w:r>
              <w:rPr>
                <w:rFonts w:ascii="Aptos" w:hAnsi="Aptos" w:cs="Aptos"/>
                <w:color w:val="424242"/>
                <w:sz w:val="19"/>
                <w:szCs w:val="19"/>
              </w:rPr>
              <w:t>is</w:t>
            </w:r>
            <w:proofErr w:type="gramEnd"/>
            <w:r>
              <w:rPr>
                <w:rFonts w:ascii="Aptos" w:hAnsi="Aptos" w:cs="Aptos"/>
                <w:color w:val="424242"/>
                <w:sz w:val="19"/>
                <w:szCs w:val="19"/>
              </w:rPr>
              <w:t xml:space="preserve"> raised at once — with the facts and the options, not just a question.</w:t>
            </w:r>
          </w:p>
        </w:tc>
      </w:tr>
    </w:tbl>
    <w:p w14:paraId="738A33B8" w14:textId="77777777" w:rsidR="00B93AFE" w:rsidRDefault="00B93AFE" w:rsidP="004532DA">
      <w:pPr>
        <w:pBdr>
          <w:bottom w:val="single" w:sz="12" w:space="1" w:color="auto"/>
        </w:pBdr>
        <w:spacing w:after="60" w:line="264" w:lineRule="auto"/>
        <w:rPr>
          <w:rFonts w:ascii="Aptos" w:hAnsi="Aptos" w:cs="Aptos"/>
          <w:b/>
          <w:caps/>
          <w:color w:val="FF0080"/>
          <w:spacing w:val="28"/>
          <w:sz w:val="15"/>
          <w:szCs w:val="15"/>
        </w:rPr>
      </w:pPr>
    </w:p>
    <w:p w14:paraId="6D8FCE07" w14:textId="604288E2" w:rsidR="00B93AFE" w:rsidRPr="002836B7" w:rsidRDefault="00F25E6F" w:rsidP="004532DA">
      <w:pPr>
        <w:pBdr>
          <w:bottom w:val="single" w:sz="12" w:space="1" w:color="auto"/>
        </w:pBdr>
        <w:spacing w:after="60" w:line="264" w:lineRule="auto"/>
        <w:rPr>
          <w:color w:val="000000" w:themeColor="text1"/>
        </w:rPr>
      </w:pPr>
      <w:r>
        <w:rPr>
          <w:rFonts w:ascii="Aptos" w:hAnsi="Aptos" w:cs="Aptos"/>
          <w:b/>
          <w:caps/>
          <w:color w:val="FF0080"/>
          <w:spacing w:val="28"/>
          <w:sz w:val="15"/>
          <w:szCs w:val="15"/>
        </w:rPr>
        <w:t>Part One · The operating manual</w:t>
      </w:r>
      <w:r w:rsidR="004532DA">
        <w:br/>
      </w:r>
      <w:r>
        <w:rPr>
          <w:rFonts w:ascii="Exo" w:hAnsi="Exo" w:cs="Exo"/>
          <w:b/>
          <w:color w:val="FF0080"/>
          <w:sz w:val="30"/>
          <w:szCs w:val="30"/>
        </w:rPr>
        <w:t xml:space="preserve">— </w:t>
      </w:r>
      <w:r w:rsidRPr="002836B7">
        <w:rPr>
          <w:rFonts w:ascii="Exo" w:hAnsi="Exo" w:cs="Exo"/>
          <w:b/>
          <w:color w:val="000000" w:themeColor="text1"/>
          <w:sz w:val="30"/>
          <w:szCs w:val="30"/>
        </w:rPr>
        <w:t>1.8 · Operating rhythm</w:t>
      </w:r>
    </w:p>
    <w:p w14:paraId="6D8FCE08" w14:textId="7FE49875" w:rsidR="00B93AFE" w:rsidRDefault="00F25E6F">
      <w:pPr>
        <w:spacing w:after="130" w:line="276" w:lineRule="auto"/>
      </w:pPr>
      <w:r>
        <w:rPr>
          <w:rFonts w:ascii="Aptos" w:hAnsi="Aptos" w:cs="Aptos"/>
          <w:color w:val="6E6E6E"/>
          <w:sz w:val="21"/>
          <w:szCs w:val="21"/>
        </w:rPr>
        <w:t>Finance runs to fixed cycles. Pay runs are fortnightly; statutory remittances and VAT are monthly; budgets, tax and audit fall across the quarter and year. The calendar is the spine (1.9).</w:t>
      </w:r>
    </w:p>
    <w:tbl>
      <w:tblPr>
        <w:tblW w:w="9638" w:type="dxa"/>
        <w:tblInd w:w="100" w:type="dxa"/>
        <w:tblLayout w:type="fixed"/>
        <w:tblCellMar>
          <w:left w:w="10" w:type="dxa"/>
          <w:right w:w="10" w:type="dxa"/>
        </w:tblCellMar>
        <w:tblLook w:val="04A0" w:firstRow="1" w:lastRow="0" w:firstColumn="1" w:lastColumn="0" w:noHBand="0" w:noVBand="1"/>
      </w:tblPr>
      <w:tblGrid>
        <w:gridCol w:w="1542"/>
        <w:gridCol w:w="8096"/>
      </w:tblGrid>
      <w:tr w:rsidR="00B93AFE" w14:paraId="6D8FCE0B" w14:textId="77777777">
        <w:trPr>
          <w:cantSplit/>
          <w:tblHeader/>
        </w:trPr>
        <w:tc>
          <w:tcPr>
            <w:tcW w:w="1542" w:type="dxa"/>
            <w:tcBorders>
              <w:bottom w:val="single" w:sz="8" w:space="0" w:color="8C8C8C"/>
            </w:tcBorders>
            <w:shd w:val="clear" w:color="auto" w:fill="EEF0F2"/>
            <w:tcMar>
              <w:top w:w="80" w:type="dxa"/>
              <w:left w:w="100" w:type="dxa"/>
              <w:bottom w:w="80" w:type="dxa"/>
              <w:right w:w="100" w:type="dxa"/>
            </w:tcMar>
          </w:tcPr>
          <w:p w14:paraId="6D8FCE09" w14:textId="77777777" w:rsidR="00B93AFE" w:rsidRDefault="00F25E6F">
            <w:pPr>
              <w:spacing w:after="0" w:line="264" w:lineRule="auto"/>
            </w:pPr>
            <w:r>
              <w:rPr>
                <w:rFonts w:ascii="Exo" w:hAnsi="Exo" w:cs="Exo"/>
                <w:b/>
                <w:color w:val="3C4147"/>
                <w:sz w:val="17"/>
                <w:szCs w:val="17"/>
              </w:rPr>
              <w:t>Cycle</w:t>
            </w:r>
          </w:p>
        </w:tc>
        <w:tc>
          <w:tcPr>
            <w:tcW w:w="8096" w:type="dxa"/>
            <w:tcBorders>
              <w:bottom w:val="single" w:sz="8" w:space="0" w:color="8C8C8C"/>
            </w:tcBorders>
            <w:shd w:val="clear" w:color="auto" w:fill="EEF0F2"/>
            <w:tcMar>
              <w:top w:w="80" w:type="dxa"/>
              <w:left w:w="100" w:type="dxa"/>
              <w:bottom w:w="80" w:type="dxa"/>
              <w:right w:w="100" w:type="dxa"/>
            </w:tcMar>
          </w:tcPr>
          <w:p w14:paraId="6D8FCE0A" w14:textId="77777777" w:rsidR="00B93AFE" w:rsidRDefault="00F25E6F">
            <w:pPr>
              <w:spacing w:after="0" w:line="264" w:lineRule="auto"/>
            </w:pPr>
            <w:r>
              <w:rPr>
                <w:rFonts w:ascii="Exo" w:hAnsi="Exo" w:cs="Exo"/>
                <w:b/>
                <w:color w:val="3C4147"/>
                <w:sz w:val="17"/>
                <w:szCs w:val="17"/>
              </w:rPr>
              <w:t>What runs</w:t>
            </w:r>
          </w:p>
        </w:tc>
      </w:tr>
      <w:tr w:rsidR="00B93AFE" w14:paraId="6D8FCE0E" w14:textId="77777777">
        <w:trPr>
          <w:cantSplit/>
        </w:trPr>
        <w:tc>
          <w:tcPr>
            <w:tcW w:w="1542" w:type="dxa"/>
            <w:tcBorders>
              <w:bottom w:val="single" w:sz="4" w:space="0" w:color="D2D6DA"/>
            </w:tcBorders>
            <w:tcMar>
              <w:top w:w="80" w:type="dxa"/>
              <w:left w:w="100" w:type="dxa"/>
              <w:bottom w:w="80" w:type="dxa"/>
              <w:right w:w="100" w:type="dxa"/>
            </w:tcMar>
          </w:tcPr>
          <w:p w14:paraId="6D8FCE0C" w14:textId="77777777" w:rsidR="00B93AFE" w:rsidRDefault="00F25E6F">
            <w:pPr>
              <w:spacing w:after="0" w:line="252" w:lineRule="auto"/>
            </w:pPr>
            <w:r>
              <w:rPr>
                <w:rFonts w:ascii="Aptos" w:hAnsi="Aptos" w:cs="Aptos"/>
                <w:color w:val="424242"/>
                <w:sz w:val="19"/>
                <w:szCs w:val="19"/>
              </w:rPr>
              <w:t>Daily</w:t>
            </w:r>
          </w:p>
        </w:tc>
        <w:tc>
          <w:tcPr>
            <w:tcW w:w="8096" w:type="dxa"/>
            <w:tcBorders>
              <w:bottom w:val="single" w:sz="4" w:space="0" w:color="D2D6DA"/>
            </w:tcBorders>
            <w:tcMar>
              <w:top w:w="80" w:type="dxa"/>
              <w:left w:w="100" w:type="dxa"/>
              <w:bottom w:w="80" w:type="dxa"/>
              <w:right w:w="100" w:type="dxa"/>
            </w:tcMar>
          </w:tcPr>
          <w:p w14:paraId="6D8FCE0D" w14:textId="77777777" w:rsidR="00B93AFE" w:rsidRDefault="00F25E6F">
            <w:pPr>
              <w:spacing w:after="0" w:line="252" w:lineRule="auto"/>
            </w:pPr>
            <w:r>
              <w:rPr>
                <w:rFonts w:ascii="Aptos" w:hAnsi="Aptos" w:cs="Aptos"/>
                <w:color w:val="424242"/>
                <w:sz w:val="19"/>
                <w:szCs w:val="19"/>
              </w:rPr>
              <w:t>Process bills &amp; receipts into Xero, reconcile bank items, monitor cash, action AP/AR as they arise.</w:t>
            </w:r>
          </w:p>
        </w:tc>
      </w:tr>
      <w:tr w:rsidR="00810F8C" w14:paraId="6EDD9FD1" w14:textId="77777777">
        <w:trPr>
          <w:cantSplit/>
          <w:ins w:id="82" w:author="Margrace Gacang" w:date="2026-09-02T15:16:00Z" w16du:dateUtc="2026-09-02T07:16:00Z"/>
        </w:trPr>
        <w:tc>
          <w:tcPr>
            <w:tcW w:w="1542" w:type="dxa"/>
            <w:tcBorders>
              <w:bottom w:val="single" w:sz="4" w:space="0" w:color="D2D6DA"/>
            </w:tcBorders>
            <w:tcMar>
              <w:top w:w="80" w:type="dxa"/>
              <w:left w:w="100" w:type="dxa"/>
              <w:bottom w:w="80" w:type="dxa"/>
              <w:right w:w="100" w:type="dxa"/>
            </w:tcMar>
          </w:tcPr>
          <w:p w14:paraId="1147588F" w14:textId="7C3DBBFF" w:rsidR="00810F8C" w:rsidRDefault="00810F8C">
            <w:pPr>
              <w:spacing w:after="0" w:line="252" w:lineRule="auto"/>
              <w:rPr>
                <w:ins w:id="83" w:author="Margrace Gacang" w:date="2026-09-02T15:16:00Z" w16du:dateUtc="2026-09-02T07:16:00Z"/>
                <w:rFonts w:ascii="Aptos" w:hAnsi="Aptos" w:cs="Aptos"/>
                <w:color w:val="424242"/>
                <w:sz w:val="19"/>
                <w:szCs w:val="19"/>
              </w:rPr>
            </w:pPr>
            <w:ins w:id="84" w:author="Margrace Gacang" w:date="2026-09-02T15:16:00Z" w16du:dateUtc="2026-09-02T07:16:00Z">
              <w:r>
                <w:rPr>
                  <w:rFonts w:ascii="Aptos" w:hAnsi="Aptos" w:cs="Aptos"/>
                  <w:color w:val="424242"/>
                  <w:sz w:val="19"/>
                  <w:szCs w:val="19"/>
                </w:rPr>
                <w:t>Weekly</w:t>
              </w:r>
            </w:ins>
          </w:p>
        </w:tc>
        <w:tc>
          <w:tcPr>
            <w:tcW w:w="8096" w:type="dxa"/>
            <w:tcBorders>
              <w:bottom w:val="single" w:sz="4" w:space="0" w:color="D2D6DA"/>
            </w:tcBorders>
            <w:tcMar>
              <w:top w:w="80" w:type="dxa"/>
              <w:left w:w="100" w:type="dxa"/>
              <w:bottom w:w="80" w:type="dxa"/>
              <w:right w:w="100" w:type="dxa"/>
            </w:tcMar>
          </w:tcPr>
          <w:p w14:paraId="791D29E8" w14:textId="6050B32D" w:rsidR="00810F8C" w:rsidRDefault="00BD15B1">
            <w:pPr>
              <w:spacing w:after="0" w:line="252" w:lineRule="auto"/>
              <w:rPr>
                <w:ins w:id="85" w:author="Margrace Gacang" w:date="2026-09-02T15:16:00Z" w16du:dateUtc="2026-09-02T07:16:00Z"/>
                <w:rFonts w:ascii="Aptos" w:hAnsi="Aptos" w:cs="Aptos"/>
                <w:color w:val="424242"/>
                <w:sz w:val="19"/>
                <w:szCs w:val="19"/>
              </w:rPr>
            </w:pPr>
            <w:ins w:id="86" w:author="Margrace Gacang" w:date="2026-09-02T15:21:00Z" w16du:dateUtc="2026-09-02T07:21:00Z">
              <w:r w:rsidRPr="00BD15B1">
                <w:rPr>
                  <w:rFonts w:ascii="Aptos" w:hAnsi="Aptos" w:cs="Aptos"/>
                  <w:color w:val="424242"/>
                  <w:sz w:val="19"/>
                  <w:szCs w:val="19"/>
                </w:rPr>
                <w:t>General payment cycle: Process supplier payments, reimbursements and other payments through BPI</w:t>
              </w:r>
              <w:r w:rsidR="00C0613E">
                <w:rPr>
                  <w:rFonts w:ascii="Aptos" w:hAnsi="Aptos" w:cs="Aptos"/>
                  <w:color w:val="424242"/>
                  <w:sz w:val="19"/>
                  <w:szCs w:val="19"/>
                </w:rPr>
                <w:t xml:space="preserve"> and Metrobank</w:t>
              </w:r>
              <w:r w:rsidRPr="00BD15B1">
                <w:rPr>
                  <w:rFonts w:ascii="Aptos" w:hAnsi="Aptos" w:cs="Aptos"/>
                  <w:color w:val="424242"/>
                  <w:sz w:val="19"/>
                  <w:szCs w:val="19"/>
                </w:rPr>
                <w:t>. Claims and supporting document</w:t>
              </w:r>
            </w:ins>
            <w:ins w:id="87" w:author="Margrace Gacang" w:date="2026-09-02T15:24:00Z" w16du:dateUtc="2026-09-02T07:24:00Z">
              <w:r w:rsidR="00090C86">
                <w:rPr>
                  <w:rFonts w:ascii="Aptos" w:hAnsi="Aptos" w:cs="Aptos"/>
                  <w:color w:val="424242"/>
                  <w:sz w:val="19"/>
                  <w:szCs w:val="19"/>
                </w:rPr>
                <w:t>s</w:t>
              </w:r>
            </w:ins>
            <w:ins w:id="88" w:author="Margrace Gacang" w:date="2026-09-02T15:21:00Z" w16du:dateUtc="2026-09-02T07:21:00Z">
              <w:r w:rsidRPr="00BD15B1">
                <w:rPr>
                  <w:rFonts w:ascii="Aptos" w:hAnsi="Aptos" w:cs="Aptos"/>
                  <w:color w:val="424242"/>
                  <w:sz w:val="19"/>
                  <w:szCs w:val="19"/>
                </w:rPr>
                <w:t xml:space="preserve"> must be submitted, reviewed and approved</w:t>
              </w:r>
            </w:ins>
            <w:ins w:id="89" w:author="Margrace Gacang" w:date="2026-09-02T15:23:00Z" w16du:dateUtc="2026-09-02T07:23:00Z">
              <w:r w:rsidR="00866922">
                <w:rPr>
                  <w:rFonts w:ascii="Aptos" w:hAnsi="Aptos" w:cs="Aptos"/>
                  <w:color w:val="424242"/>
                  <w:sz w:val="19"/>
                  <w:szCs w:val="19"/>
                </w:rPr>
                <w:t xml:space="preserve"> by end of day Wednesday</w:t>
              </w:r>
            </w:ins>
            <w:ins w:id="90" w:author="Margrace Gacang" w:date="2026-09-02T15:21:00Z" w16du:dateUtc="2026-09-02T07:21:00Z">
              <w:r w:rsidRPr="00BD15B1">
                <w:rPr>
                  <w:rFonts w:ascii="Aptos" w:hAnsi="Aptos" w:cs="Aptos"/>
                  <w:color w:val="424242"/>
                  <w:sz w:val="19"/>
                  <w:szCs w:val="19"/>
                </w:rPr>
                <w:t xml:space="preserve"> for inclusion in the Thursday payment run. Items received or approved after the cut-off are carried forward to the following Thursday unless an exception is authorised.</w:t>
              </w:r>
            </w:ins>
          </w:p>
        </w:tc>
      </w:tr>
      <w:tr w:rsidR="00B93AFE" w14:paraId="6D8FCE11" w14:textId="77777777">
        <w:trPr>
          <w:cantSplit/>
        </w:trPr>
        <w:tc>
          <w:tcPr>
            <w:tcW w:w="1542" w:type="dxa"/>
            <w:tcBorders>
              <w:bottom w:val="single" w:sz="4" w:space="0" w:color="D2D6DA"/>
            </w:tcBorders>
            <w:shd w:val="clear" w:color="auto" w:fill="FAFAFB"/>
            <w:tcMar>
              <w:top w:w="80" w:type="dxa"/>
              <w:left w:w="100" w:type="dxa"/>
              <w:bottom w:w="80" w:type="dxa"/>
              <w:right w:w="100" w:type="dxa"/>
            </w:tcMar>
          </w:tcPr>
          <w:p w14:paraId="6D8FCE0F" w14:textId="77777777" w:rsidR="00B93AFE" w:rsidRDefault="00F25E6F">
            <w:pPr>
              <w:spacing w:after="0" w:line="252" w:lineRule="auto"/>
            </w:pPr>
            <w:r>
              <w:rPr>
                <w:rFonts w:ascii="Aptos" w:hAnsi="Aptos" w:cs="Aptos"/>
                <w:color w:val="424242"/>
                <w:sz w:val="19"/>
                <w:szCs w:val="19"/>
              </w:rPr>
              <w:t>Fortnightly</w:t>
            </w:r>
          </w:p>
        </w:tc>
        <w:tc>
          <w:tcPr>
            <w:tcW w:w="8096" w:type="dxa"/>
            <w:tcBorders>
              <w:bottom w:val="single" w:sz="4" w:space="0" w:color="D2D6DA"/>
            </w:tcBorders>
            <w:shd w:val="clear" w:color="auto" w:fill="FAFAFB"/>
            <w:tcMar>
              <w:top w:w="80" w:type="dxa"/>
              <w:left w:w="100" w:type="dxa"/>
              <w:bottom w:w="80" w:type="dxa"/>
              <w:right w:w="100" w:type="dxa"/>
            </w:tcMar>
          </w:tcPr>
          <w:p w14:paraId="6D8FCE10" w14:textId="4DC8EAD6" w:rsidR="00B93AFE" w:rsidRDefault="00F25E6F">
            <w:pPr>
              <w:spacing w:after="0" w:line="252" w:lineRule="auto"/>
            </w:pPr>
            <w:r>
              <w:rPr>
                <w:rFonts w:ascii="Aptos" w:hAnsi="Aptos" w:cs="Aptos"/>
                <w:color w:val="424242"/>
                <w:sz w:val="19"/>
                <w:szCs w:val="19"/>
              </w:rPr>
              <w:t xml:space="preserve">Payroll run (Wednesdays). </w:t>
            </w:r>
            <w:del w:id="91" w:author="Margrace Gacang" w:date="2026-09-02T15:24:00Z" w16du:dateUtc="2026-09-02T07:24:00Z">
              <w:r w:rsidDel="007D3C48">
                <w:rPr>
                  <w:rFonts w:ascii="Aptos" w:hAnsi="Aptos" w:cs="Aptos"/>
                  <w:color w:val="424242"/>
                  <w:sz w:val="19"/>
                  <w:szCs w:val="19"/>
                </w:rPr>
                <w:delText>Reimbursement claims drafted Monday of pay-run week; paid on pay date.</w:delText>
              </w:r>
            </w:del>
          </w:p>
        </w:tc>
      </w:tr>
      <w:tr w:rsidR="00B93AFE" w14:paraId="6D8FCE14" w14:textId="77777777">
        <w:trPr>
          <w:cantSplit/>
        </w:trPr>
        <w:tc>
          <w:tcPr>
            <w:tcW w:w="1542" w:type="dxa"/>
            <w:tcBorders>
              <w:bottom w:val="single" w:sz="4" w:space="0" w:color="D2D6DA"/>
            </w:tcBorders>
            <w:tcMar>
              <w:top w:w="80" w:type="dxa"/>
              <w:left w:w="100" w:type="dxa"/>
              <w:bottom w:w="80" w:type="dxa"/>
              <w:right w:w="100" w:type="dxa"/>
            </w:tcMar>
          </w:tcPr>
          <w:p w14:paraId="6D8FCE12" w14:textId="77777777" w:rsidR="00B93AFE" w:rsidRDefault="00F25E6F">
            <w:pPr>
              <w:spacing w:after="0" w:line="252" w:lineRule="auto"/>
            </w:pPr>
            <w:r>
              <w:rPr>
                <w:rFonts w:ascii="Aptos" w:hAnsi="Aptos" w:cs="Aptos"/>
                <w:color w:val="424242"/>
                <w:sz w:val="19"/>
                <w:szCs w:val="19"/>
              </w:rPr>
              <w:t>Monthly</w:t>
            </w:r>
          </w:p>
        </w:tc>
        <w:tc>
          <w:tcPr>
            <w:tcW w:w="8096" w:type="dxa"/>
            <w:tcBorders>
              <w:bottom w:val="single" w:sz="4" w:space="0" w:color="D2D6DA"/>
            </w:tcBorders>
            <w:tcMar>
              <w:top w:w="80" w:type="dxa"/>
              <w:left w:w="100" w:type="dxa"/>
              <w:bottom w:w="80" w:type="dxa"/>
              <w:right w:w="100" w:type="dxa"/>
            </w:tcMar>
          </w:tcPr>
          <w:p w14:paraId="6D8FCE13" w14:textId="42991627" w:rsidR="00B93AFE" w:rsidRDefault="00F25E6F">
            <w:pPr>
              <w:spacing w:after="0" w:line="252" w:lineRule="auto"/>
            </w:pPr>
            <w:r>
              <w:rPr>
                <w:rFonts w:ascii="Aptos" w:hAnsi="Aptos" w:cs="Aptos"/>
                <w:color w:val="424242"/>
                <w:sz w:val="19"/>
                <w:szCs w:val="19"/>
              </w:rPr>
              <w:t xml:space="preserve">Month-end close &amp; </w:t>
            </w:r>
            <w:del w:id="92" w:author="Margrace Gacang" w:date="2026-09-02T15:27:00Z" w16du:dateUtc="2026-09-02T07:27:00Z">
              <w:r w:rsidDel="00016BC5">
                <w:rPr>
                  <w:rFonts w:ascii="Aptos" w:hAnsi="Aptos" w:cs="Aptos"/>
                  <w:color w:val="424242"/>
                  <w:sz w:val="19"/>
                  <w:szCs w:val="19"/>
                </w:rPr>
                <w:delText xml:space="preserve">End of Month </w:delText>
              </w:r>
            </w:del>
            <w:r>
              <w:rPr>
                <w:rFonts w:ascii="Aptos" w:hAnsi="Aptos" w:cs="Aptos"/>
                <w:color w:val="424242"/>
                <w:sz w:val="19"/>
                <w:szCs w:val="19"/>
              </w:rPr>
              <w:t>report</w:t>
            </w:r>
            <w:ins w:id="93" w:author="Margrace Gacang" w:date="2026-09-02T15:27:00Z" w16du:dateUtc="2026-09-02T07:27:00Z">
              <w:r w:rsidR="00016BC5">
                <w:rPr>
                  <w:rFonts w:ascii="Aptos" w:hAnsi="Aptos" w:cs="Aptos"/>
                  <w:color w:val="424242"/>
                  <w:sz w:val="19"/>
                  <w:szCs w:val="19"/>
                </w:rPr>
                <w:t>ing</w:t>
              </w:r>
            </w:ins>
            <w:del w:id="94" w:author="Margrace Gacang" w:date="2026-09-02T15:25:00Z" w16du:dateUtc="2026-09-02T07:25:00Z">
              <w:r w:rsidDel="007D3C48">
                <w:rPr>
                  <w:rFonts w:ascii="Aptos" w:hAnsi="Aptos" w:cs="Aptos"/>
                  <w:color w:val="424242"/>
                  <w:sz w:val="19"/>
                  <w:szCs w:val="19"/>
                </w:rPr>
                <w:delText>; bank reconciliation</w:delText>
              </w:r>
            </w:del>
            <w:r>
              <w:rPr>
                <w:rFonts w:ascii="Aptos" w:hAnsi="Aptos" w:cs="Aptos"/>
                <w:color w:val="424242"/>
                <w:sz w:val="19"/>
                <w:szCs w:val="19"/>
              </w:rPr>
              <w:t>; recurring payments; SSS, PhilHealth, HDMF, HMO, withholding tax</w:t>
            </w:r>
            <w:ins w:id="95" w:author="Margrace Gacang" w:date="2026-09-02T15:25:00Z" w16du:dateUtc="2026-09-02T07:25:00Z">
              <w:r w:rsidR="004025EF">
                <w:rPr>
                  <w:rFonts w:ascii="Aptos" w:hAnsi="Aptos" w:cs="Aptos"/>
                  <w:color w:val="424242"/>
                  <w:sz w:val="19"/>
                  <w:szCs w:val="19"/>
                </w:rPr>
                <w:t>, HMO for new joiners,</w:t>
              </w:r>
            </w:ins>
            <w:r>
              <w:rPr>
                <w:rFonts w:ascii="Aptos" w:hAnsi="Aptos" w:cs="Aptos"/>
                <w:color w:val="424242"/>
                <w:sz w:val="19"/>
                <w:szCs w:val="19"/>
              </w:rPr>
              <w:t xml:space="preserve"> and VAT remittances.</w:t>
            </w:r>
          </w:p>
        </w:tc>
      </w:tr>
      <w:tr w:rsidR="00B93AFE" w14:paraId="6D8FCE17" w14:textId="77777777">
        <w:trPr>
          <w:cantSplit/>
        </w:trPr>
        <w:tc>
          <w:tcPr>
            <w:tcW w:w="1542" w:type="dxa"/>
            <w:tcBorders>
              <w:bottom w:val="single" w:sz="4" w:space="0" w:color="D2D6DA"/>
            </w:tcBorders>
            <w:shd w:val="clear" w:color="auto" w:fill="FAFAFB"/>
            <w:tcMar>
              <w:top w:w="80" w:type="dxa"/>
              <w:left w:w="100" w:type="dxa"/>
              <w:bottom w:w="80" w:type="dxa"/>
              <w:right w:w="100" w:type="dxa"/>
            </w:tcMar>
          </w:tcPr>
          <w:p w14:paraId="6D8FCE15" w14:textId="77777777" w:rsidR="00B93AFE" w:rsidRDefault="00F25E6F">
            <w:pPr>
              <w:spacing w:after="0" w:line="252" w:lineRule="auto"/>
            </w:pPr>
            <w:r>
              <w:rPr>
                <w:rFonts w:ascii="Aptos" w:hAnsi="Aptos" w:cs="Aptos"/>
                <w:color w:val="424242"/>
                <w:sz w:val="19"/>
                <w:szCs w:val="19"/>
              </w:rPr>
              <w:t>Quarterly</w:t>
            </w:r>
          </w:p>
        </w:tc>
        <w:tc>
          <w:tcPr>
            <w:tcW w:w="8096" w:type="dxa"/>
            <w:tcBorders>
              <w:bottom w:val="single" w:sz="4" w:space="0" w:color="D2D6DA"/>
            </w:tcBorders>
            <w:shd w:val="clear" w:color="auto" w:fill="FAFAFB"/>
            <w:tcMar>
              <w:top w:w="80" w:type="dxa"/>
              <w:left w:w="100" w:type="dxa"/>
              <w:bottom w:w="80" w:type="dxa"/>
              <w:right w:w="100" w:type="dxa"/>
            </w:tcMar>
          </w:tcPr>
          <w:p w14:paraId="6D8FCE16" w14:textId="72769407" w:rsidR="00B93AFE" w:rsidRDefault="00A5321A">
            <w:pPr>
              <w:spacing w:after="0" w:line="252" w:lineRule="auto"/>
            </w:pPr>
            <w:ins w:id="96" w:author="Margrace Gacang" w:date="2026-09-02T15:27:00Z" w16du:dateUtc="2026-09-02T07:27:00Z">
              <w:r>
                <w:rPr>
                  <w:rFonts w:ascii="Aptos" w:hAnsi="Aptos" w:cs="Aptos"/>
                  <w:color w:val="424242"/>
                  <w:sz w:val="19"/>
                  <w:szCs w:val="19"/>
                </w:rPr>
                <w:t>Expanded Withholding Tax (EW</w:t>
              </w:r>
            </w:ins>
            <w:ins w:id="97" w:author="Margrace Gacang" w:date="2026-09-02T15:28:00Z" w16du:dateUtc="2026-09-02T07:28:00Z">
              <w:r>
                <w:rPr>
                  <w:rFonts w:ascii="Aptos" w:hAnsi="Aptos" w:cs="Aptos"/>
                  <w:color w:val="424242"/>
                  <w:sz w:val="19"/>
                  <w:szCs w:val="19"/>
                </w:rPr>
                <w:t xml:space="preserve">T),  </w:t>
              </w:r>
            </w:ins>
            <w:del w:id="98" w:author="Margrace Gacang" w:date="2026-09-02T15:27:00Z" w16du:dateUtc="2026-09-02T07:27:00Z">
              <w:r w:rsidR="00F25E6F" w:rsidDel="00A5321A">
                <w:rPr>
                  <w:rFonts w:ascii="Aptos" w:hAnsi="Aptos" w:cs="Aptos"/>
                  <w:color w:val="424242"/>
                  <w:sz w:val="19"/>
                  <w:szCs w:val="19"/>
                </w:rPr>
                <w:delText xml:space="preserve">Quarterly </w:delText>
              </w:r>
            </w:del>
            <w:r w:rsidR="00F25E6F">
              <w:rPr>
                <w:rFonts w:ascii="Aptos" w:hAnsi="Aptos" w:cs="Aptos"/>
                <w:color w:val="424242"/>
                <w:sz w:val="19"/>
                <w:szCs w:val="19"/>
              </w:rPr>
              <w:t xml:space="preserve">VAT and income tax; </w:t>
            </w:r>
            <w:del w:id="99" w:author="Margrace Gacang" w:date="2026-09-02T15:29:00Z" w16du:dateUtc="2026-09-02T07:29:00Z">
              <w:r w:rsidR="00F25E6F" w:rsidDel="00934D1F">
                <w:rPr>
                  <w:rFonts w:ascii="Aptos" w:hAnsi="Aptos" w:cs="Aptos"/>
                  <w:color w:val="424242"/>
                  <w:sz w:val="19"/>
                  <w:szCs w:val="19"/>
                </w:rPr>
                <w:delText xml:space="preserve">bi-monthly </w:delText>
              </w:r>
            </w:del>
            <w:r w:rsidR="00F25E6F">
              <w:rPr>
                <w:rFonts w:ascii="Aptos" w:hAnsi="Aptos" w:cs="Aptos"/>
                <w:color w:val="424242"/>
                <w:sz w:val="19"/>
                <w:szCs w:val="19"/>
              </w:rPr>
              <w:t>operating-budget updates and forecasts; HMO</w:t>
            </w:r>
            <w:ins w:id="100" w:author="Margrace Gacang" w:date="2026-09-02T15:13:00Z" w16du:dateUtc="2026-09-02T07:13:00Z">
              <w:r w:rsidR="00044138">
                <w:rPr>
                  <w:rFonts w:ascii="Aptos" w:hAnsi="Aptos" w:cs="Aptos"/>
                  <w:color w:val="424242"/>
                  <w:sz w:val="19"/>
                  <w:szCs w:val="19"/>
                </w:rPr>
                <w:t xml:space="preserve"> renewal</w:t>
              </w:r>
            </w:ins>
            <w:r w:rsidR="00F25E6F">
              <w:rPr>
                <w:rFonts w:ascii="Aptos" w:hAnsi="Aptos" w:cs="Aptos"/>
                <w:color w:val="424242"/>
                <w:sz w:val="19"/>
                <w:szCs w:val="19"/>
              </w:rPr>
              <w:t>.</w:t>
            </w:r>
          </w:p>
        </w:tc>
      </w:tr>
      <w:tr w:rsidR="00B93AFE" w14:paraId="6D8FCE1A" w14:textId="77777777">
        <w:trPr>
          <w:cantSplit/>
        </w:trPr>
        <w:tc>
          <w:tcPr>
            <w:tcW w:w="1542" w:type="dxa"/>
            <w:tcBorders>
              <w:bottom w:val="single" w:sz="4" w:space="0" w:color="D2D6DA"/>
            </w:tcBorders>
            <w:tcMar>
              <w:top w:w="80" w:type="dxa"/>
              <w:left w:w="100" w:type="dxa"/>
              <w:bottom w:w="80" w:type="dxa"/>
              <w:right w:w="100" w:type="dxa"/>
            </w:tcMar>
          </w:tcPr>
          <w:p w14:paraId="6D8FCE18" w14:textId="77777777" w:rsidR="00B93AFE" w:rsidRDefault="00F25E6F">
            <w:pPr>
              <w:spacing w:after="0" w:line="252" w:lineRule="auto"/>
            </w:pPr>
            <w:r>
              <w:rPr>
                <w:rFonts w:ascii="Aptos" w:hAnsi="Aptos" w:cs="Aptos"/>
                <w:color w:val="424242"/>
                <w:sz w:val="19"/>
                <w:szCs w:val="19"/>
              </w:rPr>
              <w:t>Annual</w:t>
            </w:r>
          </w:p>
        </w:tc>
        <w:tc>
          <w:tcPr>
            <w:tcW w:w="8096" w:type="dxa"/>
            <w:tcBorders>
              <w:bottom w:val="single" w:sz="4" w:space="0" w:color="D2D6DA"/>
            </w:tcBorders>
            <w:tcMar>
              <w:top w:w="80" w:type="dxa"/>
              <w:left w:w="100" w:type="dxa"/>
              <w:bottom w:w="80" w:type="dxa"/>
              <w:right w:w="100" w:type="dxa"/>
            </w:tcMar>
          </w:tcPr>
          <w:p w14:paraId="6D8FCE19" w14:textId="77777777" w:rsidR="00B93AFE" w:rsidRDefault="00F25E6F">
            <w:pPr>
              <w:spacing w:after="0" w:line="252" w:lineRule="auto"/>
            </w:pPr>
            <w:r>
              <w:rPr>
                <w:rFonts w:ascii="Aptos" w:hAnsi="Aptos" w:cs="Aptos"/>
                <w:color w:val="424242"/>
                <w:sz w:val="19"/>
                <w:szCs w:val="19"/>
              </w:rPr>
              <w:t>Annual income tax &amp; audited financial statements, annual budget, business-permit &amp; BIR renewals, GIS, insurance renewals, the five scheduled audits.</w:t>
            </w:r>
          </w:p>
        </w:tc>
      </w:tr>
    </w:tbl>
    <w:p w14:paraId="6D8FCE1B" w14:textId="77777777" w:rsidR="00B93AFE" w:rsidRDefault="00B93AFE">
      <w:pPr>
        <w:spacing w:after="20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1E"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E1C" w14:textId="77777777" w:rsidR="00B93AFE" w:rsidRDefault="00F25E6F">
            <w:pPr>
              <w:spacing w:after="40" w:line="264" w:lineRule="auto"/>
            </w:pPr>
            <w:r>
              <w:rPr>
                <w:rFonts w:ascii="Aptos" w:hAnsi="Aptos" w:cs="Aptos"/>
                <w:b/>
                <w:caps/>
                <w:color w:val="96B3D2"/>
                <w:spacing w:val="20"/>
                <w:sz w:val="15"/>
                <w:szCs w:val="15"/>
              </w:rPr>
              <w:t>Pay run</w:t>
            </w:r>
          </w:p>
          <w:p w14:paraId="6D8FCE1D" w14:textId="05F933A2" w:rsidR="00B93AFE" w:rsidRDefault="00F25E6F">
            <w:pPr>
              <w:spacing w:after="0" w:line="252" w:lineRule="auto"/>
            </w:pPr>
            <w:r>
              <w:rPr>
                <w:rFonts w:ascii="Aptos" w:hAnsi="Aptos" w:cs="Aptos"/>
                <w:color w:val="424242"/>
                <w:sz w:val="19"/>
                <w:szCs w:val="19"/>
              </w:rPr>
              <w:t xml:space="preserve">Fortnightly, on Wednesdays. Claims arrive in a single email at least three days before; payslips issue via </w:t>
            </w:r>
            <w:del w:id="101" w:author="Margrace Gacang" w:date="2026-09-02T15:29:00Z" w16du:dateUtc="2026-09-02T07:29:00Z">
              <w:r w:rsidDel="00532178">
                <w:rPr>
                  <w:rFonts w:ascii="Aptos" w:hAnsi="Aptos" w:cs="Aptos"/>
                  <w:color w:val="424242"/>
                  <w:sz w:val="19"/>
                  <w:szCs w:val="19"/>
                </w:rPr>
                <w:delText xml:space="preserve">Xero </w:delText>
              </w:r>
            </w:del>
            <w:ins w:id="102" w:author="Margrace Gacang" w:date="2026-09-02T15:29:00Z" w16du:dateUtc="2026-09-02T07:29:00Z">
              <w:r w:rsidR="00532178">
                <w:rPr>
                  <w:rFonts w:ascii="Aptos" w:hAnsi="Aptos" w:cs="Aptos"/>
                  <w:color w:val="424242"/>
                  <w:sz w:val="19"/>
                  <w:szCs w:val="19"/>
                </w:rPr>
                <w:t>email</w:t>
              </w:r>
              <w:r w:rsidR="00532178">
                <w:rPr>
                  <w:rFonts w:ascii="Aptos" w:hAnsi="Aptos" w:cs="Aptos"/>
                  <w:color w:val="424242"/>
                  <w:sz w:val="19"/>
                  <w:szCs w:val="19"/>
                </w:rPr>
                <w:t xml:space="preserve"> </w:t>
              </w:r>
            </w:ins>
            <w:r>
              <w:rPr>
                <w:rFonts w:ascii="Aptos" w:hAnsi="Aptos" w:cs="Aptos"/>
                <w:color w:val="424242"/>
                <w:sz w:val="19"/>
                <w:szCs w:val="19"/>
              </w:rPr>
              <w:t xml:space="preserve">and pay releases via </w:t>
            </w:r>
            <w:del w:id="103" w:author="Margrace Gacang" w:date="2026-09-02T15:30:00Z" w16du:dateUtc="2026-09-02T07:30:00Z">
              <w:r w:rsidDel="00532178">
                <w:rPr>
                  <w:rFonts w:ascii="Aptos" w:hAnsi="Aptos" w:cs="Aptos"/>
                  <w:color w:val="424242"/>
                  <w:sz w:val="19"/>
                  <w:szCs w:val="19"/>
                </w:rPr>
                <w:delText>Wise</w:delText>
              </w:r>
            </w:del>
            <w:ins w:id="104" w:author="Margrace Gacang" w:date="2026-09-02T15:30:00Z" w16du:dateUtc="2026-09-02T07:30:00Z">
              <w:r w:rsidR="00532178">
                <w:rPr>
                  <w:rFonts w:ascii="Aptos" w:hAnsi="Aptos" w:cs="Aptos"/>
                  <w:color w:val="424242"/>
                  <w:sz w:val="19"/>
                  <w:szCs w:val="19"/>
                </w:rPr>
                <w:t>BPI Payroll</w:t>
              </w:r>
            </w:ins>
            <w:r>
              <w:rPr>
                <w:rFonts w:ascii="Aptos" w:hAnsi="Aptos" w:cs="Aptos"/>
                <w:color w:val="424242"/>
                <w:sz w:val="19"/>
                <w:szCs w:val="19"/>
              </w:rPr>
              <w:t>. Each cycle has an owner and a date; no statutory date is missed.</w:t>
            </w:r>
          </w:p>
        </w:tc>
      </w:tr>
    </w:tbl>
    <w:p w14:paraId="6D8FCE1F" w14:textId="77777777" w:rsidR="00B93AFE" w:rsidRDefault="00B93AFE">
      <w:pPr>
        <w:spacing w:line="264" w:lineRule="auto"/>
      </w:pPr>
    </w:p>
    <w:p w14:paraId="7BE58E32" w14:textId="77777777" w:rsidR="00B93AFE" w:rsidRDefault="00F25E6F">
      <w:pPr>
        <w:spacing w:after="60" w:line="264" w:lineRule="auto"/>
      </w:pPr>
      <w:r>
        <w:rPr>
          <w:rFonts w:ascii="Aptos" w:hAnsi="Aptos" w:cs="Aptos"/>
          <w:b/>
          <w:caps/>
          <w:color w:val="FF0080"/>
          <w:spacing w:val="28"/>
          <w:sz w:val="15"/>
          <w:szCs w:val="15"/>
        </w:rPr>
        <w:t>Part One · The operating manual</w:t>
      </w:r>
    </w:p>
    <w:p w14:paraId="0DE7B497" w14:textId="77777777" w:rsidR="00B93AFE" w:rsidRPr="002836B7" w:rsidRDefault="00F25E6F" w:rsidP="002836B7">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2836B7">
        <w:rPr>
          <w:rFonts w:ascii="Exo" w:hAnsi="Exo" w:cs="Exo"/>
          <w:b/>
          <w:color w:val="000000" w:themeColor="text1"/>
          <w:sz w:val="30"/>
          <w:szCs w:val="30"/>
        </w:rPr>
        <w:t>1.9 · Compliance calendar</w:t>
      </w:r>
    </w:p>
    <w:p w14:paraId="6D8FCE22" w14:textId="77777777" w:rsidR="00B93AFE" w:rsidRDefault="00F25E6F" w:rsidP="002836B7">
      <w:pPr>
        <w:spacing w:before="120" w:after="120" w:line="276" w:lineRule="auto"/>
      </w:pPr>
      <w:r>
        <w:rPr>
          <w:rFonts w:ascii="Aptos" w:hAnsi="Aptos" w:cs="Aptos"/>
          <w:color w:val="6E6E6E"/>
          <w:sz w:val="21"/>
          <w:szCs w:val="21"/>
        </w:rPr>
        <w:t>Six statutory items recur every month — PhilHealth, HDMF (Pag-IBIG), HMO, SSS, withholding tax and VAT. The items below sit on top, by month. Dates are immovable; work ahead of them.</w:t>
      </w:r>
    </w:p>
    <w:tbl>
      <w:tblPr>
        <w:tblW w:w="9638"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8538"/>
      </w:tblGrid>
      <w:tr w:rsidR="00B93AFE" w14:paraId="6D8FCE25" w14:textId="77777777" w:rsidTr="002836B7">
        <w:trPr>
          <w:cantSplit/>
        </w:trPr>
        <w:tc>
          <w:tcPr>
            <w:tcW w:w="1100" w:type="dxa"/>
            <w:tcMar>
              <w:top w:w="70" w:type="dxa"/>
              <w:left w:w="90" w:type="dxa"/>
              <w:bottom w:w="70" w:type="dxa"/>
              <w:right w:w="90" w:type="dxa"/>
            </w:tcMar>
          </w:tcPr>
          <w:p w14:paraId="6D8FCE23" w14:textId="77777777" w:rsidR="00B93AFE" w:rsidRDefault="00F25E6F">
            <w:pPr>
              <w:spacing w:after="0" w:line="264" w:lineRule="auto"/>
            </w:pPr>
            <w:r>
              <w:rPr>
                <w:rFonts w:ascii="Aptos" w:hAnsi="Aptos" w:cs="Aptos"/>
                <w:b/>
                <w:caps/>
                <w:color w:val="FF0080"/>
                <w:spacing w:val="20"/>
                <w:sz w:val="16"/>
                <w:szCs w:val="16"/>
              </w:rPr>
              <w:t>Jul</w:t>
            </w:r>
          </w:p>
        </w:tc>
        <w:tc>
          <w:tcPr>
            <w:tcW w:w="8538" w:type="dxa"/>
            <w:tcMar>
              <w:top w:w="70" w:type="dxa"/>
              <w:left w:w="90" w:type="dxa"/>
              <w:bottom w:w="70" w:type="dxa"/>
              <w:right w:w="90" w:type="dxa"/>
            </w:tcMar>
          </w:tcPr>
          <w:p w14:paraId="6D8FCE24" w14:textId="6BA0A8A6" w:rsidR="00B93AFE" w:rsidRDefault="00F25E6F">
            <w:pPr>
              <w:spacing w:after="0" w:line="264" w:lineRule="auto"/>
            </w:pPr>
            <w:r>
              <w:rPr>
                <w:rFonts w:ascii="Aptos" w:hAnsi="Aptos" w:cs="Aptos"/>
                <w:color w:val="424242"/>
                <w:sz w:val="19"/>
                <w:szCs w:val="19"/>
              </w:rPr>
              <w:t>Statutory Compliance Audit (</w:t>
            </w:r>
            <w:proofErr w:type="spellStart"/>
            <w:r>
              <w:rPr>
                <w:rFonts w:ascii="Aptos" w:hAnsi="Aptos" w:cs="Aptos"/>
                <w:color w:val="424242"/>
                <w:sz w:val="19"/>
                <w:szCs w:val="19"/>
              </w:rPr>
              <w:t>ext</w:t>
            </w:r>
            <w:proofErr w:type="spellEnd"/>
            <w:r>
              <w:rPr>
                <w:rFonts w:ascii="Aptos" w:hAnsi="Aptos" w:cs="Aptos"/>
                <w:color w:val="424242"/>
                <w:sz w:val="19"/>
                <w:szCs w:val="19"/>
              </w:rPr>
              <w:t xml:space="preserve">) </w:t>
            </w:r>
            <w:del w:id="105" w:author="Margrace Gacang" w:date="2026-09-02T15:31:00Z" w16du:dateUtc="2026-09-02T07:31:00Z">
              <w:r w:rsidDel="00FB4D7F">
                <w:rPr>
                  <w:rFonts w:ascii="Aptos" w:hAnsi="Aptos" w:cs="Aptos"/>
                  <w:color w:val="424242"/>
                  <w:sz w:val="19"/>
                  <w:szCs w:val="19"/>
                </w:rPr>
                <w:delText>· Lease Renewal (II)</w:delText>
              </w:r>
            </w:del>
          </w:p>
        </w:tc>
      </w:tr>
      <w:tr w:rsidR="00B93AFE" w14:paraId="6D8FCE28" w14:textId="77777777" w:rsidTr="002836B7">
        <w:trPr>
          <w:cantSplit/>
        </w:trPr>
        <w:tc>
          <w:tcPr>
            <w:tcW w:w="1100" w:type="dxa"/>
            <w:tcMar>
              <w:top w:w="70" w:type="dxa"/>
              <w:left w:w="90" w:type="dxa"/>
              <w:bottom w:w="70" w:type="dxa"/>
              <w:right w:w="90" w:type="dxa"/>
            </w:tcMar>
          </w:tcPr>
          <w:p w14:paraId="6D8FCE26" w14:textId="77777777" w:rsidR="00B93AFE" w:rsidRDefault="00F25E6F">
            <w:pPr>
              <w:spacing w:after="0" w:line="264" w:lineRule="auto"/>
            </w:pPr>
            <w:r>
              <w:rPr>
                <w:rFonts w:ascii="Aptos" w:hAnsi="Aptos" w:cs="Aptos"/>
                <w:b/>
                <w:caps/>
                <w:color w:val="FF0080"/>
                <w:spacing w:val="20"/>
                <w:sz w:val="16"/>
                <w:szCs w:val="16"/>
              </w:rPr>
              <w:t>Aug</w:t>
            </w:r>
          </w:p>
        </w:tc>
        <w:tc>
          <w:tcPr>
            <w:tcW w:w="8538" w:type="dxa"/>
            <w:tcMar>
              <w:top w:w="70" w:type="dxa"/>
              <w:left w:w="90" w:type="dxa"/>
              <w:bottom w:w="70" w:type="dxa"/>
              <w:right w:w="90" w:type="dxa"/>
            </w:tcMar>
          </w:tcPr>
          <w:p w14:paraId="6D8FCE27" w14:textId="77777777" w:rsidR="00B93AFE" w:rsidRDefault="00F25E6F">
            <w:pPr>
              <w:spacing w:after="0" w:line="264" w:lineRule="auto"/>
            </w:pPr>
            <w:r>
              <w:rPr>
                <w:rFonts w:ascii="Aptos" w:hAnsi="Aptos" w:cs="Aptos"/>
                <w:color w:val="424242"/>
                <w:sz w:val="19"/>
                <w:szCs w:val="19"/>
              </w:rPr>
              <w:t>Monthly statutory items only</w:t>
            </w:r>
          </w:p>
        </w:tc>
      </w:tr>
      <w:tr w:rsidR="00B93AFE" w14:paraId="6D8FCE2B" w14:textId="77777777" w:rsidTr="002836B7">
        <w:trPr>
          <w:cantSplit/>
        </w:trPr>
        <w:tc>
          <w:tcPr>
            <w:tcW w:w="1100" w:type="dxa"/>
            <w:tcMar>
              <w:top w:w="70" w:type="dxa"/>
              <w:left w:w="90" w:type="dxa"/>
              <w:bottom w:w="70" w:type="dxa"/>
              <w:right w:w="90" w:type="dxa"/>
            </w:tcMar>
          </w:tcPr>
          <w:p w14:paraId="6D8FCE29" w14:textId="77777777" w:rsidR="00B93AFE" w:rsidRDefault="00F25E6F">
            <w:pPr>
              <w:spacing w:after="0" w:line="264" w:lineRule="auto"/>
            </w:pPr>
            <w:r>
              <w:rPr>
                <w:rFonts w:ascii="Aptos" w:hAnsi="Aptos" w:cs="Aptos"/>
                <w:b/>
                <w:caps/>
                <w:color w:val="FF0080"/>
                <w:spacing w:val="20"/>
                <w:sz w:val="16"/>
                <w:szCs w:val="16"/>
              </w:rPr>
              <w:t>Sep</w:t>
            </w:r>
          </w:p>
        </w:tc>
        <w:tc>
          <w:tcPr>
            <w:tcW w:w="8538" w:type="dxa"/>
            <w:tcMar>
              <w:top w:w="70" w:type="dxa"/>
              <w:left w:w="90" w:type="dxa"/>
              <w:bottom w:w="70" w:type="dxa"/>
              <w:right w:w="90" w:type="dxa"/>
            </w:tcMar>
          </w:tcPr>
          <w:p w14:paraId="6D8FCE2A" w14:textId="77777777" w:rsidR="00B93AFE" w:rsidRDefault="00F25E6F">
            <w:pPr>
              <w:spacing w:after="0" w:line="264" w:lineRule="auto"/>
            </w:pPr>
            <w:r>
              <w:rPr>
                <w:rFonts w:ascii="Aptos" w:hAnsi="Aptos" w:cs="Aptos"/>
                <w:color w:val="424242"/>
                <w:sz w:val="19"/>
                <w:szCs w:val="19"/>
              </w:rPr>
              <w:t>Reimbursements/Claims Audit · Annual ITR · Annual Board Meeting · Audited FS (prior yr)</w:t>
            </w:r>
          </w:p>
        </w:tc>
      </w:tr>
      <w:tr w:rsidR="00B93AFE" w14:paraId="6D8FCE2E" w14:textId="77777777" w:rsidTr="002836B7">
        <w:trPr>
          <w:cantSplit/>
        </w:trPr>
        <w:tc>
          <w:tcPr>
            <w:tcW w:w="1100" w:type="dxa"/>
            <w:tcMar>
              <w:top w:w="70" w:type="dxa"/>
              <w:left w:w="90" w:type="dxa"/>
              <w:bottom w:w="70" w:type="dxa"/>
              <w:right w:w="90" w:type="dxa"/>
            </w:tcMar>
          </w:tcPr>
          <w:p w14:paraId="6D8FCE2C" w14:textId="77777777" w:rsidR="00B93AFE" w:rsidRDefault="00F25E6F">
            <w:pPr>
              <w:spacing w:after="0" w:line="264" w:lineRule="auto"/>
            </w:pPr>
            <w:r>
              <w:rPr>
                <w:rFonts w:ascii="Aptos" w:hAnsi="Aptos" w:cs="Aptos"/>
                <w:b/>
                <w:caps/>
                <w:color w:val="FF0080"/>
                <w:spacing w:val="20"/>
                <w:sz w:val="16"/>
                <w:szCs w:val="16"/>
              </w:rPr>
              <w:t>Oct</w:t>
            </w:r>
          </w:p>
        </w:tc>
        <w:tc>
          <w:tcPr>
            <w:tcW w:w="8538" w:type="dxa"/>
            <w:tcMar>
              <w:top w:w="70" w:type="dxa"/>
              <w:left w:w="90" w:type="dxa"/>
              <w:bottom w:w="70" w:type="dxa"/>
              <w:right w:w="90" w:type="dxa"/>
            </w:tcMar>
          </w:tcPr>
          <w:p w14:paraId="6D8FCE2D" w14:textId="750A42F8" w:rsidR="00B93AFE" w:rsidRDefault="00F25E6F">
            <w:pPr>
              <w:spacing w:after="0" w:line="264" w:lineRule="auto"/>
            </w:pPr>
            <w:r>
              <w:rPr>
                <w:rFonts w:ascii="Aptos" w:hAnsi="Aptos" w:cs="Aptos"/>
                <w:color w:val="424242"/>
                <w:sz w:val="19"/>
                <w:szCs w:val="19"/>
              </w:rPr>
              <w:t xml:space="preserve">Quarterly VAT &amp; </w:t>
            </w:r>
            <w:ins w:id="106" w:author="Margrace Gacang" w:date="2026-09-02T16:46:00Z" w16du:dateUtc="2026-09-02T08:46:00Z">
              <w:r w:rsidR="00922DF4">
                <w:rPr>
                  <w:rFonts w:ascii="Aptos" w:hAnsi="Aptos" w:cs="Aptos"/>
                  <w:color w:val="424242"/>
                  <w:sz w:val="19"/>
                  <w:szCs w:val="19"/>
                </w:rPr>
                <w:t>I</w:t>
              </w:r>
            </w:ins>
            <w:del w:id="107" w:author="Margrace Gacang" w:date="2026-09-02T16:46:00Z" w16du:dateUtc="2026-09-02T08:46:00Z">
              <w:r w:rsidDel="00922DF4">
                <w:rPr>
                  <w:rFonts w:ascii="Aptos" w:hAnsi="Aptos" w:cs="Aptos"/>
                  <w:color w:val="424242"/>
                  <w:sz w:val="19"/>
                  <w:szCs w:val="19"/>
                </w:rPr>
                <w:delText>i</w:delText>
              </w:r>
            </w:del>
            <w:r>
              <w:rPr>
                <w:rFonts w:ascii="Aptos" w:hAnsi="Aptos" w:cs="Aptos"/>
                <w:color w:val="424242"/>
                <w:sz w:val="19"/>
                <w:szCs w:val="19"/>
              </w:rPr>
              <w:t>ncome tax · GIS</w:t>
            </w:r>
          </w:p>
        </w:tc>
      </w:tr>
      <w:tr w:rsidR="00B93AFE" w14:paraId="6D8FCE31" w14:textId="77777777" w:rsidTr="002836B7">
        <w:trPr>
          <w:cantSplit/>
        </w:trPr>
        <w:tc>
          <w:tcPr>
            <w:tcW w:w="1100" w:type="dxa"/>
            <w:tcMar>
              <w:top w:w="70" w:type="dxa"/>
              <w:left w:w="90" w:type="dxa"/>
              <w:bottom w:w="70" w:type="dxa"/>
              <w:right w:w="90" w:type="dxa"/>
            </w:tcMar>
          </w:tcPr>
          <w:p w14:paraId="6D8FCE2F" w14:textId="77777777" w:rsidR="00B93AFE" w:rsidRDefault="00F25E6F">
            <w:pPr>
              <w:spacing w:after="0" w:line="264" w:lineRule="auto"/>
            </w:pPr>
            <w:r>
              <w:rPr>
                <w:rFonts w:ascii="Aptos" w:hAnsi="Aptos" w:cs="Aptos"/>
                <w:b/>
                <w:caps/>
                <w:color w:val="FF0080"/>
                <w:spacing w:val="20"/>
                <w:sz w:val="16"/>
                <w:szCs w:val="16"/>
              </w:rPr>
              <w:t>Nov</w:t>
            </w:r>
          </w:p>
        </w:tc>
        <w:tc>
          <w:tcPr>
            <w:tcW w:w="8538" w:type="dxa"/>
            <w:tcMar>
              <w:top w:w="70" w:type="dxa"/>
              <w:left w:w="90" w:type="dxa"/>
              <w:bottom w:w="70" w:type="dxa"/>
              <w:right w:w="90" w:type="dxa"/>
            </w:tcMar>
          </w:tcPr>
          <w:p w14:paraId="6D8FCE30" w14:textId="7152E598" w:rsidR="00B93AFE" w:rsidRDefault="00F25E6F">
            <w:pPr>
              <w:spacing w:after="0" w:line="264" w:lineRule="auto"/>
            </w:pPr>
            <w:r>
              <w:rPr>
                <w:rFonts w:ascii="Aptos" w:hAnsi="Aptos" w:cs="Aptos"/>
                <w:color w:val="424242"/>
                <w:sz w:val="19"/>
                <w:szCs w:val="19"/>
              </w:rPr>
              <w:t xml:space="preserve">Banking Reconciliation Audit </w:t>
            </w:r>
            <w:del w:id="108" w:author="Margrace Gacang" w:date="2026-09-02T15:38:00Z" w16du:dateUtc="2026-09-02T07:38:00Z">
              <w:r w:rsidDel="008B1635">
                <w:rPr>
                  <w:rFonts w:ascii="Aptos" w:hAnsi="Aptos" w:cs="Aptos"/>
                  <w:color w:val="424242"/>
                  <w:sz w:val="19"/>
                  <w:szCs w:val="19"/>
                </w:rPr>
                <w:delText>· Lease Renewals (I &amp; II)</w:delText>
              </w:r>
            </w:del>
          </w:p>
        </w:tc>
      </w:tr>
      <w:tr w:rsidR="00B93AFE" w14:paraId="6D8FCE34" w14:textId="77777777" w:rsidTr="002836B7">
        <w:trPr>
          <w:cantSplit/>
        </w:trPr>
        <w:tc>
          <w:tcPr>
            <w:tcW w:w="1100" w:type="dxa"/>
            <w:tcMar>
              <w:top w:w="70" w:type="dxa"/>
              <w:left w:w="90" w:type="dxa"/>
              <w:bottom w:w="70" w:type="dxa"/>
              <w:right w:w="90" w:type="dxa"/>
            </w:tcMar>
          </w:tcPr>
          <w:p w14:paraId="6D8FCE32" w14:textId="77777777" w:rsidR="00B93AFE" w:rsidRDefault="00F25E6F">
            <w:pPr>
              <w:spacing w:after="0" w:line="264" w:lineRule="auto"/>
            </w:pPr>
            <w:r>
              <w:rPr>
                <w:rFonts w:ascii="Aptos" w:hAnsi="Aptos" w:cs="Aptos"/>
                <w:b/>
                <w:caps/>
                <w:color w:val="FF0080"/>
                <w:spacing w:val="20"/>
                <w:sz w:val="16"/>
                <w:szCs w:val="16"/>
              </w:rPr>
              <w:t>Dec</w:t>
            </w:r>
          </w:p>
        </w:tc>
        <w:tc>
          <w:tcPr>
            <w:tcW w:w="8538" w:type="dxa"/>
            <w:tcMar>
              <w:top w:w="70" w:type="dxa"/>
              <w:left w:w="90" w:type="dxa"/>
              <w:bottom w:w="70" w:type="dxa"/>
              <w:right w:w="90" w:type="dxa"/>
            </w:tcMar>
          </w:tcPr>
          <w:p w14:paraId="6D8FCE33" w14:textId="77777777" w:rsidR="00B93AFE" w:rsidRDefault="00F25E6F">
            <w:pPr>
              <w:spacing w:after="0" w:line="264" w:lineRule="auto"/>
            </w:pPr>
            <w:r>
              <w:rPr>
                <w:rFonts w:ascii="Aptos" w:hAnsi="Aptos" w:cs="Aptos"/>
                <w:color w:val="424242"/>
                <w:sz w:val="19"/>
                <w:szCs w:val="19"/>
              </w:rPr>
              <w:t>Income tax</w:t>
            </w:r>
          </w:p>
        </w:tc>
      </w:tr>
      <w:tr w:rsidR="00B93AFE" w14:paraId="6D8FCE37" w14:textId="77777777" w:rsidTr="002836B7">
        <w:trPr>
          <w:cantSplit/>
        </w:trPr>
        <w:tc>
          <w:tcPr>
            <w:tcW w:w="1100" w:type="dxa"/>
            <w:tcMar>
              <w:top w:w="70" w:type="dxa"/>
              <w:left w:w="90" w:type="dxa"/>
              <w:bottom w:w="70" w:type="dxa"/>
              <w:right w:w="90" w:type="dxa"/>
            </w:tcMar>
          </w:tcPr>
          <w:p w14:paraId="6D8FCE35" w14:textId="77777777" w:rsidR="00B93AFE" w:rsidRDefault="00F25E6F">
            <w:pPr>
              <w:spacing w:after="0" w:line="264" w:lineRule="auto"/>
            </w:pPr>
            <w:r>
              <w:rPr>
                <w:rFonts w:ascii="Aptos" w:hAnsi="Aptos" w:cs="Aptos"/>
                <w:b/>
                <w:caps/>
                <w:color w:val="FF0080"/>
                <w:spacing w:val="20"/>
                <w:sz w:val="16"/>
                <w:szCs w:val="16"/>
              </w:rPr>
              <w:t>Jan</w:t>
            </w:r>
          </w:p>
        </w:tc>
        <w:tc>
          <w:tcPr>
            <w:tcW w:w="8538" w:type="dxa"/>
            <w:tcMar>
              <w:top w:w="70" w:type="dxa"/>
              <w:left w:w="90" w:type="dxa"/>
              <w:bottom w:w="70" w:type="dxa"/>
              <w:right w:w="90" w:type="dxa"/>
            </w:tcMar>
          </w:tcPr>
          <w:p w14:paraId="6D8FCE36" w14:textId="28643842" w:rsidR="00B93AFE" w:rsidRDefault="00F25E6F">
            <w:pPr>
              <w:spacing w:after="0" w:line="264" w:lineRule="auto"/>
            </w:pPr>
            <w:r>
              <w:rPr>
                <w:rFonts w:ascii="Aptos" w:hAnsi="Aptos" w:cs="Aptos"/>
                <w:color w:val="424242"/>
                <w:sz w:val="19"/>
                <w:szCs w:val="19"/>
              </w:rPr>
              <w:t>Quarterly VAT &amp; income tax · Business Permit Renewal · BIR Registration Fee</w:t>
            </w:r>
            <w:ins w:id="109" w:author="Margrace Gacang" w:date="2026-09-02T15:31:00Z" w16du:dateUtc="2026-09-02T07:31:00Z">
              <w:r w:rsidR="00FB4D7F">
                <w:rPr>
                  <w:rFonts w:ascii="Aptos" w:hAnsi="Aptos" w:cs="Aptos"/>
                  <w:color w:val="424242"/>
                  <w:sz w:val="19"/>
                  <w:szCs w:val="19"/>
                </w:rPr>
                <w:t xml:space="preserve"> </w:t>
              </w:r>
            </w:ins>
          </w:p>
        </w:tc>
      </w:tr>
      <w:tr w:rsidR="00B93AFE" w14:paraId="6D8FCE3A" w14:textId="77777777" w:rsidTr="002836B7">
        <w:trPr>
          <w:cantSplit/>
        </w:trPr>
        <w:tc>
          <w:tcPr>
            <w:tcW w:w="1100" w:type="dxa"/>
            <w:tcMar>
              <w:top w:w="70" w:type="dxa"/>
              <w:left w:w="90" w:type="dxa"/>
              <w:bottom w:w="70" w:type="dxa"/>
              <w:right w:w="90" w:type="dxa"/>
            </w:tcMar>
          </w:tcPr>
          <w:p w14:paraId="6D8FCE38" w14:textId="77777777" w:rsidR="00B93AFE" w:rsidRDefault="00F25E6F">
            <w:pPr>
              <w:spacing w:after="0" w:line="264" w:lineRule="auto"/>
            </w:pPr>
            <w:r>
              <w:rPr>
                <w:rFonts w:ascii="Aptos" w:hAnsi="Aptos" w:cs="Aptos"/>
                <w:b/>
                <w:caps/>
                <w:color w:val="FF0080"/>
                <w:spacing w:val="20"/>
                <w:sz w:val="16"/>
                <w:szCs w:val="16"/>
              </w:rPr>
              <w:t>Feb</w:t>
            </w:r>
          </w:p>
        </w:tc>
        <w:tc>
          <w:tcPr>
            <w:tcW w:w="8538" w:type="dxa"/>
            <w:tcMar>
              <w:top w:w="70" w:type="dxa"/>
              <w:left w:w="90" w:type="dxa"/>
              <w:bottom w:w="70" w:type="dxa"/>
              <w:right w:w="90" w:type="dxa"/>
            </w:tcMar>
          </w:tcPr>
          <w:p w14:paraId="6D8FCE39" w14:textId="77777777" w:rsidR="00B93AFE" w:rsidRDefault="00F25E6F">
            <w:pPr>
              <w:spacing w:after="0" w:line="264" w:lineRule="auto"/>
            </w:pPr>
            <w:r>
              <w:rPr>
                <w:rFonts w:ascii="Aptos" w:hAnsi="Aptos" w:cs="Aptos"/>
                <w:color w:val="424242"/>
                <w:sz w:val="19"/>
                <w:szCs w:val="19"/>
              </w:rPr>
              <w:t>Monthly statutory items only</w:t>
            </w:r>
          </w:p>
        </w:tc>
      </w:tr>
      <w:tr w:rsidR="00B93AFE" w14:paraId="6D8FCE3D" w14:textId="77777777" w:rsidTr="002836B7">
        <w:trPr>
          <w:cantSplit/>
        </w:trPr>
        <w:tc>
          <w:tcPr>
            <w:tcW w:w="1100" w:type="dxa"/>
            <w:tcMar>
              <w:top w:w="70" w:type="dxa"/>
              <w:left w:w="90" w:type="dxa"/>
              <w:bottom w:w="70" w:type="dxa"/>
              <w:right w:w="90" w:type="dxa"/>
            </w:tcMar>
          </w:tcPr>
          <w:p w14:paraId="6D8FCE3B" w14:textId="77777777" w:rsidR="00B93AFE" w:rsidRDefault="00F25E6F">
            <w:pPr>
              <w:spacing w:after="0" w:line="264" w:lineRule="auto"/>
            </w:pPr>
            <w:r>
              <w:rPr>
                <w:rFonts w:ascii="Aptos" w:hAnsi="Aptos" w:cs="Aptos"/>
                <w:b/>
                <w:caps/>
                <w:color w:val="FF0080"/>
                <w:spacing w:val="20"/>
                <w:sz w:val="16"/>
                <w:szCs w:val="16"/>
              </w:rPr>
              <w:t>Mar</w:t>
            </w:r>
          </w:p>
        </w:tc>
        <w:tc>
          <w:tcPr>
            <w:tcW w:w="8538" w:type="dxa"/>
            <w:tcMar>
              <w:top w:w="70" w:type="dxa"/>
              <w:left w:w="90" w:type="dxa"/>
              <w:bottom w:w="70" w:type="dxa"/>
              <w:right w:w="90" w:type="dxa"/>
            </w:tcMar>
          </w:tcPr>
          <w:p w14:paraId="6D8FCE3C" w14:textId="77777777" w:rsidR="00B93AFE" w:rsidRDefault="00F25E6F">
            <w:pPr>
              <w:spacing w:after="0" w:line="264" w:lineRule="auto"/>
            </w:pPr>
            <w:r>
              <w:rPr>
                <w:rFonts w:ascii="Aptos" w:hAnsi="Aptos" w:cs="Aptos"/>
                <w:color w:val="424242"/>
                <w:sz w:val="19"/>
                <w:szCs w:val="19"/>
              </w:rPr>
              <w:t>Financial Controls Audit · Business &amp; Fire Insurance (AXA) · GIS Update</w:t>
            </w:r>
          </w:p>
        </w:tc>
      </w:tr>
      <w:tr w:rsidR="00B93AFE" w14:paraId="6D8FCE40" w14:textId="77777777" w:rsidTr="002836B7">
        <w:trPr>
          <w:cantSplit/>
        </w:trPr>
        <w:tc>
          <w:tcPr>
            <w:tcW w:w="1100" w:type="dxa"/>
            <w:tcMar>
              <w:top w:w="70" w:type="dxa"/>
              <w:left w:w="90" w:type="dxa"/>
              <w:bottom w:w="70" w:type="dxa"/>
              <w:right w:w="90" w:type="dxa"/>
            </w:tcMar>
          </w:tcPr>
          <w:p w14:paraId="6D8FCE3E" w14:textId="77777777" w:rsidR="00B93AFE" w:rsidRDefault="00F25E6F">
            <w:pPr>
              <w:spacing w:after="0" w:line="264" w:lineRule="auto"/>
            </w:pPr>
            <w:r>
              <w:rPr>
                <w:rFonts w:ascii="Aptos" w:hAnsi="Aptos" w:cs="Aptos"/>
                <w:b/>
                <w:caps/>
                <w:color w:val="FF0080"/>
                <w:spacing w:val="20"/>
                <w:sz w:val="16"/>
                <w:szCs w:val="16"/>
              </w:rPr>
              <w:lastRenderedPageBreak/>
              <w:t>Apr</w:t>
            </w:r>
          </w:p>
        </w:tc>
        <w:tc>
          <w:tcPr>
            <w:tcW w:w="8538" w:type="dxa"/>
            <w:tcMar>
              <w:top w:w="70" w:type="dxa"/>
              <w:left w:w="90" w:type="dxa"/>
              <w:bottom w:w="70" w:type="dxa"/>
              <w:right w:w="90" w:type="dxa"/>
            </w:tcMar>
          </w:tcPr>
          <w:p w14:paraId="6D8FCE3F" w14:textId="6E18B469" w:rsidR="00B93AFE" w:rsidRDefault="00F25E6F">
            <w:pPr>
              <w:spacing w:after="0" w:line="264" w:lineRule="auto"/>
            </w:pPr>
            <w:r>
              <w:rPr>
                <w:rFonts w:ascii="Aptos" w:hAnsi="Aptos" w:cs="Aptos"/>
                <w:color w:val="424242"/>
                <w:sz w:val="19"/>
                <w:szCs w:val="19"/>
              </w:rPr>
              <w:t>Quarterly VAT &amp; income tax</w:t>
            </w:r>
            <w:ins w:id="110" w:author="Margrace Gacang" w:date="2026-09-02T15:33:00Z" w16du:dateUtc="2026-09-02T07:33:00Z">
              <w:r w:rsidR="002B44FF">
                <w:rPr>
                  <w:rFonts w:ascii="Aptos" w:hAnsi="Aptos" w:cs="Aptos"/>
                  <w:color w:val="424242"/>
                  <w:sz w:val="19"/>
                  <w:szCs w:val="19"/>
                </w:rPr>
                <w:t xml:space="preserve"> </w:t>
              </w:r>
            </w:ins>
          </w:p>
        </w:tc>
      </w:tr>
      <w:tr w:rsidR="00B93AFE" w14:paraId="6D8FCE43" w14:textId="77777777" w:rsidTr="002836B7">
        <w:trPr>
          <w:cantSplit/>
        </w:trPr>
        <w:tc>
          <w:tcPr>
            <w:tcW w:w="1100" w:type="dxa"/>
            <w:tcMar>
              <w:top w:w="70" w:type="dxa"/>
              <w:left w:w="90" w:type="dxa"/>
              <w:bottom w:w="70" w:type="dxa"/>
              <w:right w:w="90" w:type="dxa"/>
            </w:tcMar>
          </w:tcPr>
          <w:p w14:paraId="6D8FCE41" w14:textId="77777777" w:rsidR="00B93AFE" w:rsidRDefault="00F25E6F">
            <w:pPr>
              <w:spacing w:after="0" w:line="264" w:lineRule="auto"/>
            </w:pPr>
            <w:r>
              <w:rPr>
                <w:rFonts w:ascii="Aptos" w:hAnsi="Aptos" w:cs="Aptos"/>
                <w:b/>
                <w:caps/>
                <w:color w:val="FF0080"/>
                <w:spacing w:val="20"/>
                <w:sz w:val="16"/>
                <w:szCs w:val="16"/>
              </w:rPr>
              <w:t>May</w:t>
            </w:r>
          </w:p>
        </w:tc>
        <w:tc>
          <w:tcPr>
            <w:tcW w:w="8538" w:type="dxa"/>
            <w:tcMar>
              <w:top w:w="70" w:type="dxa"/>
              <w:left w:w="90" w:type="dxa"/>
              <w:bottom w:w="70" w:type="dxa"/>
              <w:right w:w="90" w:type="dxa"/>
            </w:tcMar>
          </w:tcPr>
          <w:p w14:paraId="6D8FCE42" w14:textId="3166F924" w:rsidR="00B93AFE" w:rsidRDefault="00F25E6F">
            <w:pPr>
              <w:spacing w:after="0" w:line="264" w:lineRule="auto"/>
            </w:pPr>
            <w:r>
              <w:rPr>
                <w:rFonts w:ascii="Aptos" w:hAnsi="Aptos" w:cs="Aptos"/>
                <w:color w:val="424242"/>
                <w:sz w:val="19"/>
                <w:szCs w:val="19"/>
              </w:rPr>
              <w:t>Separation of Duties Audit</w:t>
            </w:r>
            <w:ins w:id="111" w:author="Margrace Gacang" w:date="2026-09-02T15:39:00Z" w16du:dateUtc="2026-09-02T07:39:00Z">
              <w:r w:rsidR="006D5477">
                <w:rPr>
                  <w:rFonts w:ascii="Aptos" w:hAnsi="Aptos" w:cs="Aptos"/>
                  <w:color w:val="424242"/>
                  <w:sz w:val="19"/>
                  <w:szCs w:val="19"/>
                </w:rPr>
                <w:t xml:space="preserve"> </w:t>
              </w:r>
            </w:ins>
            <w:ins w:id="112" w:author="Margrace Gacang" w:date="2026-09-02T15:34:00Z" w16du:dateUtc="2026-09-02T07:34:00Z">
              <w:r w:rsidR="00A24A0C">
                <w:rPr>
                  <w:rFonts w:ascii="Aptos" w:hAnsi="Aptos" w:cs="Aptos"/>
                  <w:color w:val="424242"/>
                  <w:sz w:val="19"/>
                  <w:szCs w:val="19"/>
                </w:rPr>
                <w:t>· Lease Renewal (BBT)</w:t>
              </w:r>
            </w:ins>
            <w:ins w:id="113" w:author="Margrace Gacang" w:date="2026-09-02T15:39:00Z" w16du:dateUtc="2026-09-02T07:39:00Z">
              <w:r w:rsidR="006D5477">
                <w:rPr>
                  <w:rFonts w:ascii="Aptos" w:hAnsi="Aptos" w:cs="Aptos"/>
                  <w:color w:val="424242"/>
                  <w:sz w:val="19"/>
                  <w:szCs w:val="19"/>
                </w:rPr>
                <w:t xml:space="preserve"> </w:t>
              </w:r>
              <w:r w:rsidR="006D5477">
                <w:rPr>
                  <w:rFonts w:ascii="Aptos" w:hAnsi="Aptos" w:cs="Aptos"/>
                  <w:color w:val="424242"/>
                  <w:sz w:val="19"/>
                  <w:szCs w:val="19"/>
                </w:rPr>
                <w:t>·</w:t>
              </w:r>
            </w:ins>
            <w:ins w:id="114" w:author="Margrace Gacang" w:date="2026-09-02T15:40:00Z" w16du:dateUtc="2026-09-02T07:40:00Z">
              <w:r w:rsidR="004E3A84">
                <w:rPr>
                  <w:rFonts w:ascii="Aptos" w:hAnsi="Aptos" w:cs="Aptos"/>
                  <w:color w:val="424242"/>
                  <w:sz w:val="19"/>
                  <w:szCs w:val="19"/>
                </w:rPr>
                <w:t xml:space="preserve"> HMO Renewal</w:t>
              </w:r>
            </w:ins>
          </w:p>
        </w:tc>
      </w:tr>
      <w:tr w:rsidR="00B93AFE" w14:paraId="6D8FCE46" w14:textId="77777777" w:rsidTr="002836B7">
        <w:trPr>
          <w:cantSplit/>
        </w:trPr>
        <w:tc>
          <w:tcPr>
            <w:tcW w:w="1100" w:type="dxa"/>
            <w:tcMar>
              <w:top w:w="70" w:type="dxa"/>
              <w:left w:w="90" w:type="dxa"/>
              <w:bottom w:w="70" w:type="dxa"/>
              <w:right w:w="90" w:type="dxa"/>
            </w:tcMar>
          </w:tcPr>
          <w:p w14:paraId="6D8FCE44" w14:textId="77777777" w:rsidR="00B93AFE" w:rsidRDefault="00F25E6F">
            <w:pPr>
              <w:spacing w:after="0" w:line="264" w:lineRule="auto"/>
            </w:pPr>
            <w:r>
              <w:rPr>
                <w:rFonts w:ascii="Aptos" w:hAnsi="Aptos" w:cs="Aptos"/>
                <w:b/>
                <w:caps/>
                <w:color w:val="FF0080"/>
                <w:spacing w:val="20"/>
                <w:sz w:val="16"/>
                <w:szCs w:val="16"/>
              </w:rPr>
              <w:t>Jun</w:t>
            </w:r>
          </w:p>
        </w:tc>
        <w:tc>
          <w:tcPr>
            <w:tcW w:w="8538" w:type="dxa"/>
            <w:tcMar>
              <w:top w:w="70" w:type="dxa"/>
              <w:left w:w="90" w:type="dxa"/>
              <w:bottom w:w="70" w:type="dxa"/>
              <w:right w:w="90" w:type="dxa"/>
            </w:tcMar>
          </w:tcPr>
          <w:p w14:paraId="6D8FCE45" w14:textId="330362CF" w:rsidR="00B93AFE" w:rsidRDefault="00F25E6F">
            <w:pPr>
              <w:spacing w:after="0" w:line="264" w:lineRule="auto"/>
            </w:pPr>
            <w:del w:id="115" w:author="Margrace Gacang" w:date="2026-09-02T15:39:00Z" w16du:dateUtc="2026-09-02T07:39:00Z">
              <w:r w:rsidDel="006D5477">
                <w:rPr>
                  <w:rFonts w:ascii="Aptos" w:hAnsi="Aptos" w:cs="Aptos"/>
                  <w:color w:val="424242"/>
                  <w:sz w:val="19"/>
                  <w:szCs w:val="19"/>
                </w:rPr>
                <w:delText xml:space="preserve">HMO Renewal </w:delText>
              </w:r>
            </w:del>
            <w:del w:id="116" w:author="Margrace Gacang" w:date="2026-09-02T15:40:00Z" w16du:dateUtc="2026-09-02T07:40:00Z">
              <w:r w:rsidDel="004E3A84">
                <w:rPr>
                  <w:rFonts w:ascii="Aptos" w:hAnsi="Aptos" w:cs="Aptos"/>
                  <w:color w:val="424242"/>
                  <w:sz w:val="19"/>
                  <w:szCs w:val="19"/>
                </w:rPr>
                <w:delText>· i</w:delText>
              </w:r>
            </w:del>
            <w:ins w:id="117" w:author="Margrace Gacang" w:date="2026-09-02T15:40:00Z" w16du:dateUtc="2026-09-02T07:40:00Z">
              <w:r w:rsidR="004E3A84">
                <w:rPr>
                  <w:rFonts w:ascii="Aptos" w:hAnsi="Aptos" w:cs="Aptos"/>
                  <w:color w:val="424242"/>
                  <w:sz w:val="19"/>
                  <w:szCs w:val="19"/>
                </w:rPr>
                <w:t>I</w:t>
              </w:r>
            </w:ins>
            <w:r>
              <w:rPr>
                <w:rFonts w:ascii="Aptos" w:hAnsi="Aptos" w:cs="Aptos"/>
                <w:color w:val="424242"/>
                <w:sz w:val="19"/>
                <w:szCs w:val="19"/>
              </w:rPr>
              <w:t>ncome tax</w:t>
            </w:r>
            <w:ins w:id="118" w:author="Margrace Gacang" w:date="2026-09-02T15:31:00Z" w16du:dateUtc="2026-09-02T07:31:00Z">
              <w:r w:rsidR="00FB4D7F">
                <w:rPr>
                  <w:rFonts w:ascii="Aptos" w:hAnsi="Aptos" w:cs="Aptos"/>
                  <w:color w:val="424242"/>
                  <w:sz w:val="19"/>
                  <w:szCs w:val="19"/>
                </w:rPr>
                <w:t xml:space="preserve"> </w:t>
              </w:r>
              <w:r w:rsidR="00FB4D7F">
                <w:rPr>
                  <w:rFonts w:ascii="Aptos" w:hAnsi="Aptos" w:cs="Aptos"/>
                  <w:color w:val="424242"/>
                  <w:sz w:val="19"/>
                  <w:szCs w:val="19"/>
                </w:rPr>
                <w:t>· Lease Renewal (</w:t>
              </w:r>
            </w:ins>
            <w:ins w:id="119" w:author="Margrace Gacang" w:date="2026-09-02T15:32:00Z" w16du:dateUtc="2026-09-02T07:32:00Z">
              <w:r w:rsidR="00FB4D7F">
                <w:rPr>
                  <w:rFonts w:ascii="Aptos" w:hAnsi="Aptos" w:cs="Aptos"/>
                  <w:color w:val="424242"/>
                  <w:sz w:val="19"/>
                  <w:szCs w:val="19"/>
                </w:rPr>
                <w:t>BBN</w:t>
              </w:r>
            </w:ins>
            <w:ins w:id="120" w:author="Margrace Gacang" w:date="2026-09-02T15:31:00Z" w16du:dateUtc="2026-09-02T07:31:00Z">
              <w:r w:rsidR="00FB4D7F">
                <w:rPr>
                  <w:rFonts w:ascii="Aptos" w:hAnsi="Aptos" w:cs="Aptos"/>
                  <w:color w:val="424242"/>
                  <w:sz w:val="19"/>
                  <w:szCs w:val="19"/>
                </w:rPr>
                <w:t>)</w:t>
              </w:r>
            </w:ins>
          </w:p>
        </w:tc>
      </w:tr>
    </w:tbl>
    <w:p w14:paraId="6D8FCE47" w14:textId="77777777" w:rsidR="00B93AFE" w:rsidRDefault="00B93AFE">
      <w:pPr>
        <w:spacing w:after="20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4A"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E48" w14:textId="77777777" w:rsidR="00B93AFE" w:rsidRDefault="00F25E6F">
            <w:pPr>
              <w:spacing w:after="40" w:line="264" w:lineRule="auto"/>
            </w:pPr>
            <w:r>
              <w:rPr>
                <w:rFonts w:ascii="Aptos" w:hAnsi="Aptos" w:cs="Aptos"/>
                <w:b/>
                <w:caps/>
                <w:color w:val="FF0080"/>
                <w:spacing w:val="20"/>
                <w:sz w:val="15"/>
                <w:szCs w:val="15"/>
              </w:rPr>
              <w:t>Every month, without fail</w:t>
            </w:r>
          </w:p>
          <w:p w14:paraId="6D8FCE49" w14:textId="15E78BFB" w:rsidR="00B93AFE" w:rsidRDefault="00F25E6F">
            <w:pPr>
              <w:spacing w:after="0" w:line="252" w:lineRule="auto"/>
            </w:pPr>
            <w:r>
              <w:rPr>
                <w:rFonts w:ascii="Aptos" w:hAnsi="Aptos" w:cs="Aptos"/>
                <w:color w:val="424242"/>
                <w:sz w:val="19"/>
                <w:szCs w:val="19"/>
              </w:rPr>
              <w:t xml:space="preserve">PhilHealth (11th–15th) · HDMF (10th–14th) · SSS (25th–end) · HMO · Withholding tax (1601C &amp; 0619E, 10th) · </w:t>
            </w:r>
            <w:del w:id="121" w:author="Margrace Gacang" w:date="2026-09-02T15:45:00Z" w16du:dateUtc="2026-09-02T07:45:00Z">
              <w:r w:rsidDel="00E54E7D">
                <w:rPr>
                  <w:rFonts w:ascii="Aptos" w:hAnsi="Aptos" w:cs="Aptos"/>
                  <w:color w:val="424242"/>
                  <w:sz w:val="19"/>
                  <w:szCs w:val="19"/>
                </w:rPr>
                <w:delText xml:space="preserve">Monthly </w:delText>
              </w:r>
            </w:del>
            <w:ins w:id="122" w:author="Margrace Gacang" w:date="2026-09-02T15:45:00Z" w16du:dateUtc="2026-09-02T07:45:00Z">
              <w:r w:rsidR="00E54E7D">
                <w:rPr>
                  <w:rFonts w:ascii="Aptos" w:hAnsi="Aptos" w:cs="Aptos"/>
                  <w:color w:val="424242"/>
                  <w:sz w:val="19"/>
                  <w:szCs w:val="19"/>
                </w:rPr>
                <w:t>Quarterly</w:t>
              </w:r>
              <w:r w:rsidR="00E54E7D">
                <w:rPr>
                  <w:rFonts w:ascii="Aptos" w:hAnsi="Aptos" w:cs="Aptos"/>
                  <w:color w:val="424242"/>
                  <w:sz w:val="19"/>
                  <w:szCs w:val="19"/>
                </w:rPr>
                <w:t xml:space="preserve"> </w:t>
              </w:r>
            </w:ins>
            <w:r>
              <w:rPr>
                <w:rFonts w:ascii="Aptos" w:hAnsi="Aptos" w:cs="Aptos"/>
                <w:color w:val="424242"/>
                <w:sz w:val="19"/>
                <w:szCs w:val="19"/>
              </w:rPr>
              <w:t>VAT (</w:t>
            </w:r>
            <w:del w:id="123" w:author="Margrace Gacang" w:date="2026-09-02T15:46:00Z" w16du:dateUtc="2026-09-02T07:46:00Z">
              <w:r w:rsidDel="001D62B7">
                <w:rPr>
                  <w:rFonts w:ascii="Aptos" w:hAnsi="Aptos" w:cs="Aptos"/>
                  <w:color w:val="424242"/>
                  <w:sz w:val="19"/>
                  <w:szCs w:val="19"/>
                </w:rPr>
                <w:delText>20th</w:delText>
              </w:r>
            </w:del>
            <w:ins w:id="124" w:author="Margrace Gacang" w:date="2026-09-02T15:46:00Z" w16du:dateUtc="2026-09-02T07:46:00Z">
              <w:r w:rsidR="001D62B7">
                <w:rPr>
                  <w:rFonts w:ascii="Aptos" w:hAnsi="Aptos" w:cs="Aptos"/>
                  <w:color w:val="424242"/>
                  <w:sz w:val="19"/>
                  <w:szCs w:val="19"/>
                </w:rPr>
                <w:t>2</w:t>
              </w:r>
              <w:r w:rsidR="001D62B7">
                <w:rPr>
                  <w:rFonts w:ascii="Aptos" w:hAnsi="Aptos" w:cs="Aptos"/>
                  <w:color w:val="424242"/>
                  <w:sz w:val="19"/>
                  <w:szCs w:val="19"/>
                </w:rPr>
                <w:t>5</w:t>
              </w:r>
              <w:r w:rsidR="001D62B7">
                <w:rPr>
                  <w:rFonts w:ascii="Aptos" w:hAnsi="Aptos" w:cs="Aptos"/>
                  <w:color w:val="424242"/>
                  <w:sz w:val="19"/>
                  <w:szCs w:val="19"/>
                </w:rPr>
                <w:t>th</w:t>
              </w:r>
            </w:ins>
            <w:r>
              <w:rPr>
                <w:rFonts w:ascii="Aptos" w:hAnsi="Aptos" w:cs="Aptos"/>
                <w:color w:val="424242"/>
                <w:sz w:val="19"/>
                <w:szCs w:val="19"/>
              </w:rPr>
              <w:t>). Recurring operating payments follow 4.3.</w:t>
            </w:r>
          </w:p>
        </w:tc>
      </w:tr>
    </w:tbl>
    <w:p w14:paraId="7A624940" w14:textId="77777777" w:rsidR="00B93AFE" w:rsidRDefault="00F25E6F">
      <w:pPr>
        <w:spacing w:after="60" w:line="264" w:lineRule="auto"/>
      </w:pPr>
      <w:r>
        <w:rPr>
          <w:rFonts w:ascii="Aptos" w:hAnsi="Aptos" w:cs="Aptos"/>
          <w:b/>
          <w:caps/>
          <w:color w:val="FF0080"/>
          <w:spacing w:val="28"/>
          <w:sz w:val="15"/>
          <w:szCs w:val="15"/>
        </w:rPr>
        <w:t>Part One · The operating manual</w:t>
      </w:r>
    </w:p>
    <w:p w14:paraId="2C08D7A2" w14:textId="77777777" w:rsidR="00B93AFE" w:rsidRPr="002836B7" w:rsidRDefault="00F25E6F" w:rsidP="002836B7">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2836B7">
        <w:rPr>
          <w:rFonts w:ascii="Exo" w:hAnsi="Exo" w:cs="Exo"/>
          <w:b/>
          <w:color w:val="000000" w:themeColor="text1"/>
          <w:sz w:val="30"/>
          <w:szCs w:val="30"/>
        </w:rPr>
        <w:t>1.10 · Reporting &amp; assurance</w:t>
      </w:r>
    </w:p>
    <w:p w14:paraId="6D8FCE4E" w14:textId="77777777" w:rsidR="00B93AFE" w:rsidRDefault="00F25E6F">
      <w:pPr>
        <w:spacing w:after="130" w:line="276" w:lineRule="auto"/>
      </w:pPr>
      <w:r>
        <w:rPr>
          <w:rFonts w:ascii="Aptos" w:hAnsi="Aptos" w:cs="Aptos"/>
          <w:color w:val="6E6E6E"/>
          <w:sz w:val="21"/>
          <w:szCs w:val="21"/>
        </w:rPr>
        <w:t>Reporting is factual and timely — it gives the Board a true picture and drives improvement. Assurance comes from a fixed program of audits across the year (4.5).</w:t>
      </w:r>
    </w:p>
    <w:tbl>
      <w:tblPr>
        <w:tblW w:w="9638" w:type="dxa"/>
        <w:tblInd w:w="100" w:type="dxa"/>
        <w:tblLayout w:type="fixed"/>
        <w:tblCellMar>
          <w:left w:w="10" w:type="dxa"/>
          <w:right w:w="10" w:type="dxa"/>
        </w:tblCellMar>
        <w:tblLook w:val="04A0" w:firstRow="1" w:lastRow="0" w:firstColumn="1" w:lastColumn="0" w:noHBand="0" w:noVBand="1"/>
      </w:tblPr>
      <w:tblGrid>
        <w:gridCol w:w="1542"/>
        <w:gridCol w:w="2891"/>
        <w:gridCol w:w="5205"/>
      </w:tblGrid>
      <w:tr w:rsidR="00B93AFE" w14:paraId="6D8FCE52" w14:textId="77777777">
        <w:trPr>
          <w:cantSplit/>
          <w:tblHeader/>
        </w:trPr>
        <w:tc>
          <w:tcPr>
            <w:tcW w:w="1542" w:type="dxa"/>
            <w:tcBorders>
              <w:bottom w:val="single" w:sz="8" w:space="0" w:color="8C8C8C"/>
            </w:tcBorders>
            <w:shd w:val="clear" w:color="auto" w:fill="EEF0F2"/>
            <w:tcMar>
              <w:top w:w="80" w:type="dxa"/>
              <w:left w:w="100" w:type="dxa"/>
              <w:bottom w:w="80" w:type="dxa"/>
              <w:right w:w="100" w:type="dxa"/>
            </w:tcMar>
          </w:tcPr>
          <w:p w14:paraId="6D8FCE4F" w14:textId="77777777" w:rsidR="00B93AFE" w:rsidRDefault="00F25E6F">
            <w:pPr>
              <w:spacing w:after="0" w:line="264" w:lineRule="auto"/>
            </w:pPr>
            <w:r>
              <w:rPr>
                <w:rFonts w:ascii="Exo" w:hAnsi="Exo" w:cs="Exo"/>
                <w:b/>
                <w:color w:val="3C4147"/>
                <w:sz w:val="17"/>
                <w:szCs w:val="17"/>
              </w:rPr>
              <w:t>Cadence</w:t>
            </w:r>
          </w:p>
        </w:tc>
        <w:tc>
          <w:tcPr>
            <w:tcW w:w="2891" w:type="dxa"/>
            <w:tcBorders>
              <w:bottom w:val="single" w:sz="8" w:space="0" w:color="8C8C8C"/>
            </w:tcBorders>
            <w:shd w:val="clear" w:color="auto" w:fill="EEF0F2"/>
            <w:tcMar>
              <w:top w:w="80" w:type="dxa"/>
              <w:left w:w="100" w:type="dxa"/>
              <w:bottom w:w="80" w:type="dxa"/>
              <w:right w:w="100" w:type="dxa"/>
            </w:tcMar>
          </w:tcPr>
          <w:p w14:paraId="6D8FCE50" w14:textId="77777777" w:rsidR="00B93AFE" w:rsidRDefault="00F25E6F">
            <w:pPr>
              <w:spacing w:after="0" w:line="264" w:lineRule="auto"/>
            </w:pPr>
            <w:r>
              <w:rPr>
                <w:rFonts w:ascii="Exo" w:hAnsi="Exo" w:cs="Exo"/>
                <w:b/>
                <w:color w:val="3C4147"/>
                <w:sz w:val="17"/>
                <w:szCs w:val="17"/>
              </w:rPr>
              <w:t>Report</w:t>
            </w:r>
          </w:p>
        </w:tc>
        <w:tc>
          <w:tcPr>
            <w:tcW w:w="5205" w:type="dxa"/>
            <w:tcBorders>
              <w:bottom w:val="single" w:sz="8" w:space="0" w:color="8C8C8C"/>
            </w:tcBorders>
            <w:shd w:val="clear" w:color="auto" w:fill="EEF0F2"/>
            <w:tcMar>
              <w:top w:w="80" w:type="dxa"/>
              <w:left w:w="100" w:type="dxa"/>
              <w:bottom w:w="80" w:type="dxa"/>
              <w:right w:w="100" w:type="dxa"/>
            </w:tcMar>
          </w:tcPr>
          <w:p w14:paraId="6D8FCE51" w14:textId="77777777" w:rsidR="00B93AFE" w:rsidRDefault="00F25E6F">
            <w:pPr>
              <w:spacing w:after="0" w:line="264" w:lineRule="auto"/>
            </w:pPr>
            <w:r>
              <w:rPr>
                <w:rFonts w:ascii="Exo" w:hAnsi="Exo" w:cs="Exo"/>
                <w:b/>
                <w:color w:val="3C4147"/>
                <w:sz w:val="17"/>
                <w:szCs w:val="17"/>
              </w:rPr>
              <w:t>Purpose</w:t>
            </w:r>
          </w:p>
        </w:tc>
      </w:tr>
      <w:tr w:rsidR="00B93AFE" w14:paraId="6D8FCE56" w14:textId="77777777">
        <w:trPr>
          <w:cantSplit/>
        </w:trPr>
        <w:tc>
          <w:tcPr>
            <w:tcW w:w="1542" w:type="dxa"/>
            <w:tcBorders>
              <w:bottom w:val="single" w:sz="4" w:space="0" w:color="D2D6DA"/>
            </w:tcBorders>
            <w:tcMar>
              <w:top w:w="80" w:type="dxa"/>
              <w:left w:w="100" w:type="dxa"/>
              <w:bottom w:w="80" w:type="dxa"/>
              <w:right w:w="100" w:type="dxa"/>
            </w:tcMar>
          </w:tcPr>
          <w:p w14:paraId="6D8FCE53" w14:textId="77777777" w:rsidR="00B93AFE" w:rsidRDefault="00F25E6F">
            <w:pPr>
              <w:spacing w:after="0" w:line="252" w:lineRule="auto"/>
            </w:pPr>
            <w:r>
              <w:rPr>
                <w:rFonts w:ascii="Aptos" w:hAnsi="Aptos" w:cs="Aptos"/>
                <w:color w:val="424242"/>
                <w:sz w:val="19"/>
                <w:szCs w:val="19"/>
              </w:rPr>
              <w:t>Monthly</w:t>
            </w:r>
          </w:p>
        </w:tc>
        <w:tc>
          <w:tcPr>
            <w:tcW w:w="2891" w:type="dxa"/>
            <w:tcBorders>
              <w:bottom w:val="single" w:sz="4" w:space="0" w:color="D2D6DA"/>
            </w:tcBorders>
            <w:tcMar>
              <w:top w:w="80" w:type="dxa"/>
              <w:left w:w="100" w:type="dxa"/>
              <w:bottom w:w="80" w:type="dxa"/>
              <w:right w:w="100" w:type="dxa"/>
            </w:tcMar>
          </w:tcPr>
          <w:p w14:paraId="6D8FCE54" w14:textId="77777777" w:rsidR="00B93AFE" w:rsidRDefault="00F25E6F">
            <w:pPr>
              <w:spacing w:after="0" w:line="252" w:lineRule="auto"/>
            </w:pPr>
            <w:r>
              <w:rPr>
                <w:rFonts w:ascii="Aptos" w:hAnsi="Aptos" w:cs="Aptos"/>
                <w:color w:val="424242"/>
                <w:sz w:val="19"/>
                <w:szCs w:val="19"/>
              </w:rPr>
              <w:t>End of Month report</w:t>
            </w:r>
          </w:p>
        </w:tc>
        <w:tc>
          <w:tcPr>
            <w:tcW w:w="5205" w:type="dxa"/>
            <w:tcBorders>
              <w:bottom w:val="single" w:sz="4" w:space="0" w:color="D2D6DA"/>
            </w:tcBorders>
            <w:tcMar>
              <w:top w:w="80" w:type="dxa"/>
              <w:left w:w="100" w:type="dxa"/>
              <w:bottom w:w="80" w:type="dxa"/>
              <w:right w:w="100" w:type="dxa"/>
            </w:tcMar>
          </w:tcPr>
          <w:p w14:paraId="6D8FCE55" w14:textId="618634F5" w:rsidR="00B93AFE" w:rsidRDefault="00F25E6F">
            <w:pPr>
              <w:spacing w:after="0" w:line="252" w:lineRule="auto"/>
            </w:pPr>
            <w:r>
              <w:rPr>
                <w:rFonts w:ascii="Aptos" w:hAnsi="Aptos" w:cs="Aptos"/>
                <w:color w:val="424242"/>
                <w:sz w:val="19"/>
                <w:szCs w:val="19"/>
              </w:rPr>
              <w:t xml:space="preserve">Position &amp; performance for the month, drawn from Xero via </w:t>
            </w:r>
            <w:del w:id="125" w:author="Margrace Gacang" w:date="2026-09-02T15:47:00Z" w16du:dateUtc="2026-09-02T07:47:00Z">
              <w:r w:rsidDel="00E27924">
                <w:rPr>
                  <w:rFonts w:ascii="Aptos" w:hAnsi="Aptos" w:cs="Aptos"/>
                  <w:color w:val="424242"/>
                  <w:sz w:val="19"/>
                  <w:szCs w:val="19"/>
                </w:rPr>
                <w:delText xml:space="preserve">Reach </w:delText>
              </w:r>
            </w:del>
            <w:ins w:id="126" w:author="Margrace Gacang" w:date="2026-09-02T15:47:00Z" w16du:dateUtc="2026-09-02T07:47:00Z">
              <w:r w:rsidR="00E27924">
                <w:rPr>
                  <w:rFonts w:ascii="Aptos" w:hAnsi="Aptos" w:cs="Aptos"/>
                  <w:color w:val="424242"/>
                  <w:sz w:val="19"/>
                  <w:szCs w:val="19"/>
                </w:rPr>
                <w:t>Claude</w:t>
              </w:r>
              <w:r w:rsidR="00E27924">
                <w:rPr>
                  <w:rFonts w:ascii="Aptos" w:hAnsi="Aptos" w:cs="Aptos"/>
                  <w:color w:val="424242"/>
                  <w:sz w:val="19"/>
                  <w:szCs w:val="19"/>
                </w:rPr>
                <w:t xml:space="preserve"> </w:t>
              </w:r>
            </w:ins>
            <w:r>
              <w:rPr>
                <w:rFonts w:ascii="Aptos" w:hAnsi="Aptos" w:cs="Aptos"/>
                <w:color w:val="424242"/>
                <w:sz w:val="19"/>
                <w:szCs w:val="19"/>
              </w:rPr>
              <w:t>Reporting.</w:t>
            </w:r>
          </w:p>
        </w:tc>
      </w:tr>
      <w:tr w:rsidR="00B93AFE" w14:paraId="6D8FCE5A" w14:textId="77777777">
        <w:trPr>
          <w:cantSplit/>
        </w:trPr>
        <w:tc>
          <w:tcPr>
            <w:tcW w:w="1542" w:type="dxa"/>
            <w:tcBorders>
              <w:bottom w:val="single" w:sz="4" w:space="0" w:color="D2D6DA"/>
            </w:tcBorders>
            <w:shd w:val="clear" w:color="auto" w:fill="FAFAFB"/>
            <w:tcMar>
              <w:top w:w="80" w:type="dxa"/>
              <w:left w:w="100" w:type="dxa"/>
              <w:bottom w:w="80" w:type="dxa"/>
              <w:right w:w="100" w:type="dxa"/>
            </w:tcMar>
          </w:tcPr>
          <w:p w14:paraId="6D8FCE57" w14:textId="77777777" w:rsidR="00B93AFE" w:rsidRDefault="00F25E6F">
            <w:pPr>
              <w:spacing w:after="0" w:line="252" w:lineRule="auto"/>
            </w:pPr>
            <w:r>
              <w:rPr>
                <w:rFonts w:ascii="Aptos" w:hAnsi="Aptos" w:cs="Aptos"/>
                <w:color w:val="424242"/>
                <w:sz w:val="19"/>
                <w:szCs w:val="19"/>
              </w:rPr>
              <w:t>Bi-monthly</w:t>
            </w:r>
          </w:p>
        </w:tc>
        <w:tc>
          <w:tcPr>
            <w:tcW w:w="2891" w:type="dxa"/>
            <w:tcBorders>
              <w:bottom w:val="single" w:sz="4" w:space="0" w:color="D2D6DA"/>
            </w:tcBorders>
            <w:shd w:val="clear" w:color="auto" w:fill="FAFAFB"/>
            <w:tcMar>
              <w:top w:w="80" w:type="dxa"/>
              <w:left w:w="100" w:type="dxa"/>
              <w:bottom w:w="80" w:type="dxa"/>
              <w:right w:w="100" w:type="dxa"/>
            </w:tcMar>
          </w:tcPr>
          <w:p w14:paraId="6D8FCE58" w14:textId="77777777" w:rsidR="00B93AFE" w:rsidRDefault="00F25E6F">
            <w:pPr>
              <w:spacing w:after="0" w:line="252" w:lineRule="auto"/>
            </w:pPr>
            <w:r>
              <w:rPr>
                <w:rFonts w:ascii="Aptos" w:hAnsi="Aptos" w:cs="Aptos"/>
                <w:color w:val="424242"/>
                <w:sz w:val="19"/>
                <w:szCs w:val="19"/>
              </w:rPr>
              <w:t>Operating budget update &amp; forecast</w:t>
            </w:r>
          </w:p>
        </w:tc>
        <w:tc>
          <w:tcPr>
            <w:tcW w:w="5205" w:type="dxa"/>
            <w:tcBorders>
              <w:bottom w:val="single" w:sz="4" w:space="0" w:color="D2D6DA"/>
            </w:tcBorders>
            <w:shd w:val="clear" w:color="auto" w:fill="FAFAFB"/>
            <w:tcMar>
              <w:top w:w="80" w:type="dxa"/>
              <w:left w:w="100" w:type="dxa"/>
              <w:bottom w:w="80" w:type="dxa"/>
              <w:right w:w="100" w:type="dxa"/>
            </w:tcMar>
          </w:tcPr>
          <w:p w14:paraId="6D8FCE59" w14:textId="56811EAC" w:rsidR="00B93AFE" w:rsidRDefault="00F25E6F">
            <w:pPr>
              <w:spacing w:after="0" w:line="252" w:lineRule="auto"/>
            </w:pPr>
            <w:r>
              <w:rPr>
                <w:rFonts w:ascii="Aptos" w:hAnsi="Aptos" w:cs="Aptos"/>
                <w:color w:val="424242"/>
                <w:sz w:val="19"/>
                <w:szCs w:val="19"/>
              </w:rPr>
              <w:t xml:space="preserve">Budget vs actual and a refreshed </w:t>
            </w:r>
            <w:proofErr w:type="gramStart"/>
            <w:r>
              <w:rPr>
                <w:rFonts w:ascii="Aptos" w:hAnsi="Aptos" w:cs="Aptos"/>
                <w:color w:val="424242"/>
                <w:sz w:val="19"/>
                <w:szCs w:val="19"/>
              </w:rPr>
              <w:t>cash-flow</w:t>
            </w:r>
            <w:proofErr w:type="gramEnd"/>
            <w:r>
              <w:rPr>
                <w:rFonts w:ascii="Aptos" w:hAnsi="Aptos" w:cs="Aptos"/>
                <w:color w:val="424242"/>
                <w:sz w:val="19"/>
                <w:szCs w:val="19"/>
              </w:rPr>
              <w:t xml:space="preserve"> forecast </w:t>
            </w:r>
            <w:del w:id="127" w:author="Margrace Gacang" w:date="2026-09-02T16:20:00Z" w16du:dateUtc="2026-09-02T08:20:00Z">
              <w:r w:rsidDel="00861D21">
                <w:rPr>
                  <w:rFonts w:ascii="Aptos" w:hAnsi="Aptos" w:cs="Aptos"/>
                  <w:color w:val="424242"/>
                  <w:sz w:val="19"/>
                  <w:szCs w:val="19"/>
                </w:rPr>
                <w:delText>(F</w:delText>
              </w:r>
            </w:del>
            <w:del w:id="128" w:author="Margrace Gacang" w:date="2026-09-02T16:15:00Z" w16du:dateUtc="2026-09-02T08:15:00Z">
              <w:r w:rsidDel="002E5313">
                <w:rPr>
                  <w:rFonts w:ascii="Aptos" w:hAnsi="Aptos" w:cs="Aptos"/>
                  <w:color w:val="424242"/>
                  <w:sz w:val="19"/>
                  <w:szCs w:val="19"/>
                </w:rPr>
                <w:delText>r</w:delText>
              </w:r>
            </w:del>
            <w:ins w:id="129" w:author="Margrace Gacang" w:date="2026-09-02T16:20:00Z" w16du:dateUtc="2026-09-02T08:20:00Z">
              <w:r w:rsidR="003A3772">
                <w:rPr>
                  <w:rFonts w:ascii="Aptos" w:hAnsi="Aptos" w:cs="Aptos"/>
                  <w:color w:val="424242"/>
                  <w:sz w:val="19"/>
                  <w:szCs w:val="19"/>
                </w:rPr>
                <w:t xml:space="preserve">via Cash Model </w:t>
              </w:r>
              <w:r w:rsidR="00F7320C">
                <w:rPr>
                  <w:rFonts w:ascii="Aptos" w:hAnsi="Aptos" w:cs="Aptos"/>
                  <w:color w:val="424242"/>
                  <w:sz w:val="19"/>
                  <w:szCs w:val="19"/>
                </w:rPr>
                <w:t>report</w:t>
              </w:r>
            </w:ins>
            <w:del w:id="130" w:author="Margrace Gacang" w:date="2026-09-02T16:15:00Z" w16du:dateUtc="2026-09-02T08:15:00Z">
              <w:r w:rsidDel="002E5313">
                <w:rPr>
                  <w:rFonts w:ascii="Aptos" w:hAnsi="Aptos" w:cs="Aptos"/>
                  <w:color w:val="424242"/>
                  <w:sz w:val="19"/>
                  <w:szCs w:val="19"/>
                </w:rPr>
                <w:delText>og</w:delText>
              </w:r>
            </w:del>
            <w:del w:id="131" w:author="Margrace Gacang" w:date="2026-09-02T16:20:00Z" w16du:dateUtc="2026-09-02T08:20:00Z">
              <w:r w:rsidDel="00861D21">
                <w:rPr>
                  <w:rFonts w:ascii="Aptos" w:hAnsi="Aptos" w:cs="Aptos"/>
                  <w:color w:val="424242"/>
                  <w:sz w:val="19"/>
                  <w:szCs w:val="19"/>
                </w:rPr>
                <w:delText>)</w:delText>
              </w:r>
            </w:del>
            <w:r>
              <w:rPr>
                <w:rFonts w:ascii="Aptos" w:hAnsi="Aptos" w:cs="Aptos"/>
                <w:color w:val="424242"/>
                <w:sz w:val="19"/>
                <w:szCs w:val="19"/>
              </w:rPr>
              <w:t>.</w:t>
            </w:r>
          </w:p>
        </w:tc>
      </w:tr>
      <w:tr w:rsidR="00B93AFE" w14:paraId="6D8FCE5E" w14:textId="77777777">
        <w:trPr>
          <w:cantSplit/>
        </w:trPr>
        <w:tc>
          <w:tcPr>
            <w:tcW w:w="1542" w:type="dxa"/>
            <w:tcBorders>
              <w:bottom w:val="single" w:sz="4" w:space="0" w:color="D2D6DA"/>
            </w:tcBorders>
            <w:tcMar>
              <w:top w:w="80" w:type="dxa"/>
              <w:left w:w="100" w:type="dxa"/>
              <w:bottom w:w="80" w:type="dxa"/>
              <w:right w:w="100" w:type="dxa"/>
            </w:tcMar>
          </w:tcPr>
          <w:p w14:paraId="6D8FCE5B" w14:textId="77777777" w:rsidR="00B93AFE" w:rsidRDefault="00F25E6F">
            <w:pPr>
              <w:spacing w:after="0" w:line="252" w:lineRule="auto"/>
            </w:pPr>
            <w:r>
              <w:rPr>
                <w:rFonts w:ascii="Aptos" w:hAnsi="Aptos" w:cs="Aptos"/>
                <w:color w:val="424242"/>
                <w:sz w:val="19"/>
                <w:szCs w:val="19"/>
              </w:rPr>
              <w:t>Quarterly</w:t>
            </w:r>
          </w:p>
        </w:tc>
        <w:tc>
          <w:tcPr>
            <w:tcW w:w="2891" w:type="dxa"/>
            <w:tcBorders>
              <w:bottom w:val="single" w:sz="4" w:space="0" w:color="D2D6DA"/>
            </w:tcBorders>
            <w:tcMar>
              <w:top w:w="80" w:type="dxa"/>
              <w:left w:w="100" w:type="dxa"/>
              <w:bottom w:w="80" w:type="dxa"/>
              <w:right w:w="100" w:type="dxa"/>
            </w:tcMar>
          </w:tcPr>
          <w:p w14:paraId="6D8FCE5C" w14:textId="77777777" w:rsidR="00B93AFE" w:rsidRDefault="00F25E6F">
            <w:pPr>
              <w:spacing w:after="0" w:line="252" w:lineRule="auto"/>
            </w:pPr>
            <w:r>
              <w:rPr>
                <w:rFonts w:ascii="Aptos" w:hAnsi="Aptos" w:cs="Aptos"/>
                <w:color w:val="424242"/>
                <w:sz w:val="19"/>
                <w:szCs w:val="19"/>
              </w:rPr>
              <w:t>Compliance &amp; risk review</w:t>
            </w:r>
          </w:p>
        </w:tc>
        <w:tc>
          <w:tcPr>
            <w:tcW w:w="5205" w:type="dxa"/>
            <w:tcBorders>
              <w:bottom w:val="single" w:sz="4" w:space="0" w:color="D2D6DA"/>
            </w:tcBorders>
            <w:tcMar>
              <w:top w:w="80" w:type="dxa"/>
              <w:left w:w="100" w:type="dxa"/>
              <w:bottom w:w="80" w:type="dxa"/>
              <w:right w:w="100" w:type="dxa"/>
            </w:tcMar>
          </w:tcPr>
          <w:p w14:paraId="6D8FCE5D" w14:textId="77777777" w:rsidR="00B93AFE" w:rsidRDefault="00F25E6F">
            <w:pPr>
              <w:spacing w:after="0" w:line="252" w:lineRule="auto"/>
            </w:pPr>
            <w:r>
              <w:rPr>
                <w:rFonts w:ascii="Aptos" w:hAnsi="Aptos" w:cs="Aptos"/>
                <w:color w:val="424242"/>
                <w:sz w:val="19"/>
                <w:szCs w:val="19"/>
              </w:rPr>
              <w:t>Statutory lodgements confirmed; risk reviewed; audit findings tracked.</w:t>
            </w:r>
          </w:p>
        </w:tc>
      </w:tr>
      <w:tr w:rsidR="00B93AFE" w14:paraId="6D8FCE62" w14:textId="77777777">
        <w:trPr>
          <w:cantSplit/>
        </w:trPr>
        <w:tc>
          <w:tcPr>
            <w:tcW w:w="1542" w:type="dxa"/>
            <w:tcBorders>
              <w:bottom w:val="single" w:sz="4" w:space="0" w:color="D2D6DA"/>
            </w:tcBorders>
            <w:shd w:val="clear" w:color="auto" w:fill="FAFAFB"/>
            <w:tcMar>
              <w:top w:w="80" w:type="dxa"/>
              <w:left w:w="100" w:type="dxa"/>
              <w:bottom w:w="80" w:type="dxa"/>
              <w:right w:w="100" w:type="dxa"/>
            </w:tcMar>
          </w:tcPr>
          <w:p w14:paraId="6D8FCE5F" w14:textId="77777777" w:rsidR="00B93AFE" w:rsidRDefault="00F25E6F">
            <w:pPr>
              <w:spacing w:after="0" w:line="252" w:lineRule="auto"/>
            </w:pPr>
            <w:r>
              <w:rPr>
                <w:rFonts w:ascii="Aptos" w:hAnsi="Aptos" w:cs="Aptos"/>
                <w:color w:val="424242"/>
                <w:sz w:val="19"/>
                <w:szCs w:val="19"/>
              </w:rPr>
              <w:t>Annual</w:t>
            </w:r>
          </w:p>
        </w:tc>
        <w:tc>
          <w:tcPr>
            <w:tcW w:w="2891" w:type="dxa"/>
            <w:tcBorders>
              <w:bottom w:val="single" w:sz="4" w:space="0" w:color="D2D6DA"/>
            </w:tcBorders>
            <w:shd w:val="clear" w:color="auto" w:fill="FAFAFB"/>
            <w:tcMar>
              <w:top w:w="80" w:type="dxa"/>
              <w:left w:w="100" w:type="dxa"/>
              <w:bottom w:w="80" w:type="dxa"/>
              <w:right w:w="100" w:type="dxa"/>
            </w:tcMar>
          </w:tcPr>
          <w:p w14:paraId="6D8FCE60" w14:textId="77777777" w:rsidR="00B93AFE" w:rsidRDefault="00F25E6F">
            <w:pPr>
              <w:spacing w:after="0" w:line="252" w:lineRule="auto"/>
            </w:pPr>
            <w:r>
              <w:rPr>
                <w:rFonts w:ascii="Aptos" w:hAnsi="Aptos" w:cs="Aptos"/>
                <w:color w:val="424242"/>
                <w:sz w:val="19"/>
                <w:szCs w:val="19"/>
              </w:rPr>
              <w:t>Audited financial statements</w:t>
            </w:r>
          </w:p>
        </w:tc>
        <w:tc>
          <w:tcPr>
            <w:tcW w:w="5205" w:type="dxa"/>
            <w:tcBorders>
              <w:bottom w:val="single" w:sz="4" w:space="0" w:color="D2D6DA"/>
            </w:tcBorders>
            <w:shd w:val="clear" w:color="auto" w:fill="FAFAFB"/>
            <w:tcMar>
              <w:top w:w="80" w:type="dxa"/>
              <w:left w:w="100" w:type="dxa"/>
              <w:bottom w:w="80" w:type="dxa"/>
              <w:right w:w="100" w:type="dxa"/>
            </w:tcMar>
          </w:tcPr>
          <w:p w14:paraId="6D8FCE61" w14:textId="77777777" w:rsidR="00B93AFE" w:rsidRDefault="00F25E6F">
            <w:pPr>
              <w:spacing w:after="0" w:line="252" w:lineRule="auto"/>
            </w:pPr>
            <w:r>
              <w:rPr>
                <w:rFonts w:ascii="Aptos" w:hAnsi="Aptos" w:cs="Aptos"/>
                <w:color w:val="424242"/>
                <w:sz w:val="19"/>
                <w:szCs w:val="19"/>
              </w:rPr>
              <w:t>External audit, annual ITR and statements presented to the Board.</w:t>
            </w:r>
          </w:p>
        </w:tc>
      </w:tr>
    </w:tbl>
    <w:p w14:paraId="6D8FCE63" w14:textId="77777777" w:rsidR="00B93AFE" w:rsidRDefault="00B93AFE">
      <w:pPr>
        <w:spacing w:after="20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66"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E64" w14:textId="77777777" w:rsidR="00B93AFE" w:rsidRDefault="00F25E6F">
            <w:pPr>
              <w:spacing w:after="40" w:line="264" w:lineRule="auto"/>
            </w:pPr>
            <w:r>
              <w:rPr>
                <w:rFonts w:ascii="Aptos" w:hAnsi="Aptos" w:cs="Aptos"/>
                <w:b/>
                <w:caps/>
                <w:color w:val="96B3D2"/>
                <w:spacing w:val="20"/>
                <w:sz w:val="15"/>
                <w:szCs w:val="15"/>
              </w:rPr>
              <w:t>Factual &amp; neutral</w:t>
            </w:r>
          </w:p>
          <w:p w14:paraId="6D8FCE65" w14:textId="77777777" w:rsidR="00B93AFE" w:rsidRDefault="00F25E6F">
            <w:pPr>
              <w:spacing w:after="0" w:line="252" w:lineRule="auto"/>
            </w:pPr>
            <w:r>
              <w:rPr>
                <w:rFonts w:ascii="Aptos" w:hAnsi="Aptos" w:cs="Aptos"/>
                <w:color w:val="424242"/>
                <w:sz w:val="19"/>
                <w:szCs w:val="19"/>
              </w:rPr>
              <w:t>Reports state the position plainly — no spin. Exceptions and risks are surfaced clearly so the Board can act early. Material audit findings are tracked in Asana; closed findings are reported back to the Board.</w:t>
            </w:r>
          </w:p>
        </w:tc>
      </w:tr>
    </w:tbl>
    <w:p w14:paraId="6D8FCE67" w14:textId="77777777" w:rsidR="00B93AFE" w:rsidRDefault="00B93AFE">
      <w:pPr>
        <w:spacing w:line="264" w:lineRule="auto"/>
      </w:pPr>
    </w:p>
    <w:p w14:paraId="4831A5A0" w14:textId="77777777" w:rsidR="00B93AFE" w:rsidRDefault="00F25E6F">
      <w:pPr>
        <w:spacing w:after="60" w:line="264" w:lineRule="auto"/>
      </w:pPr>
      <w:r>
        <w:rPr>
          <w:rFonts w:ascii="Aptos" w:hAnsi="Aptos" w:cs="Aptos"/>
          <w:b/>
          <w:caps/>
          <w:color w:val="FF0080"/>
          <w:spacing w:val="28"/>
          <w:sz w:val="15"/>
          <w:szCs w:val="15"/>
        </w:rPr>
        <w:t>Part One · The operating manual</w:t>
      </w:r>
    </w:p>
    <w:p w14:paraId="1A9C519F" w14:textId="638F4350" w:rsidR="00B93AFE" w:rsidRPr="002836B7" w:rsidRDefault="00F25E6F" w:rsidP="002836B7">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2836B7">
        <w:rPr>
          <w:rFonts w:ascii="Exo" w:hAnsi="Exo" w:cs="Exo"/>
          <w:b/>
          <w:color w:val="000000" w:themeColor="text1"/>
          <w:sz w:val="30"/>
          <w:szCs w:val="30"/>
        </w:rPr>
        <w:t xml:space="preserve">1.11 · </w:t>
      </w:r>
      <w:proofErr w:type="gramStart"/>
      <w:r w:rsidRPr="002836B7">
        <w:rPr>
          <w:rFonts w:ascii="Exo" w:hAnsi="Exo" w:cs="Exo"/>
          <w:b/>
          <w:color w:val="000000" w:themeColor="text1"/>
          <w:sz w:val="30"/>
          <w:szCs w:val="30"/>
        </w:rPr>
        <w:t>Non-negotiable</w:t>
      </w:r>
      <w:proofErr w:type="gramEnd"/>
      <w:r w:rsidRPr="002836B7">
        <w:rPr>
          <w:rFonts w:ascii="Exo" w:hAnsi="Exo" w:cs="Exo"/>
          <w:b/>
          <w:color w:val="000000" w:themeColor="text1"/>
          <w:sz w:val="30"/>
          <w:szCs w:val="30"/>
        </w:rPr>
        <w:t xml:space="preserve"> rules &amp; outcome</w:t>
      </w:r>
    </w:p>
    <w:p w14:paraId="629149B4" w14:textId="77777777" w:rsidR="00B93AFE" w:rsidRDefault="00F25E6F" w:rsidP="002836B7">
      <w:pPr>
        <w:numPr>
          <w:ilvl w:val="0"/>
          <w:numId w:val="4"/>
        </w:numPr>
        <w:spacing w:after="0" w:line="264" w:lineRule="auto"/>
        <w:ind w:left="454" w:hanging="284"/>
      </w:pPr>
      <w:r>
        <w:rPr>
          <w:rFonts w:ascii="Aptos" w:hAnsi="Aptos" w:cs="Aptos"/>
          <w:b/>
          <w:color w:val="424242"/>
          <w:sz w:val="20"/>
          <w:szCs w:val="20"/>
        </w:rPr>
        <w:t>Xero is the sole source of truth</w:t>
      </w:r>
      <w:r>
        <w:rPr>
          <w:rFonts w:ascii="Aptos" w:hAnsi="Aptos" w:cs="Aptos"/>
          <w:color w:val="424242"/>
          <w:sz w:val="20"/>
          <w:szCs w:val="20"/>
        </w:rPr>
        <w:t xml:space="preserve"> — everything reconciles to it; accounts change only with the GM’s approval.</w:t>
      </w:r>
    </w:p>
    <w:p w14:paraId="24FC0266" w14:textId="77777777" w:rsidR="00B93AFE" w:rsidRDefault="00F25E6F" w:rsidP="002836B7">
      <w:pPr>
        <w:numPr>
          <w:ilvl w:val="0"/>
          <w:numId w:val="4"/>
        </w:numPr>
        <w:spacing w:after="0" w:line="264" w:lineRule="auto"/>
        <w:ind w:left="454" w:hanging="284"/>
      </w:pPr>
      <w:r>
        <w:rPr>
          <w:rFonts w:ascii="Aptos" w:hAnsi="Aptos" w:cs="Aptos"/>
          <w:b/>
          <w:color w:val="424242"/>
          <w:sz w:val="20"/>
          <w:szCs w:val="20"/>
        </w:rPr>
        <w:t>Separation of duties holds</w:t>
      </w:r>
      <w:r>
        <w:rPr>
          <w:rFonts w:ascii="Aptos" w:hAnsi="Aptos" w:cs="Aptos"/>
          <w:color w:val="424242"/>
          <w:sz w:val="20"/>
          <w:szCs w:val="20"/>
        </w:rPr>
        <w:t xml:space="preserve"> — no one person prepares, approves and reconciles the same payment.</w:t>
      </w:r>
    </w:p>
    <w:p w14:paraId="27FFC88F" w14:textId="77777777" w:rsidR="00B93AFE" w:rsidRDefault="00F25E6F" w:rsidP="002836B7">
      <w:pPr>
        <w:numPr>
          <w:ilvl w:val="0"/>
          <w:numId w:val="4"/>
        </w:numPr>
        <w:spacing w:after="0" w:line="264" w:lineRule="auto"/>
        <w:ind w:left="454" w:hanging="284"/>
      </w:pPr>
      <w:r>
        <w:rPr>
          <w:rFonts w:ascii="Aptos" w:hAnsi="Aptos" w:cs="Aptos"/>
          <w:b/>
          <w:color w:val="424242"/>
          <w:sz w:val="20"/>
          <w:szCs w:val="20"/>
        </w:rPr>
        <w:t>No one approves beyond their delegated limit</w:t>
      </w:r>
      <w:r>
        <w:rPr>
          <w:rFonts w:ascii="Aptos" w:hAnsi="Aptos" w:cs="Aptos"/>
          <w:color w:val="424242"/>
          <w:sz w:val="20"/>
          <w:szCs w:val="20"/>
        </w:rPr>
        <w:t>, or where they personally benefit.</w:t>
      </w:r>
    </w:p>
    <w:p w14:paraId="5BC1E66C" w14:textId="77777777" w:rsidR="00B93AFE" w:rsidRDefault="00F25E6F" w:rsidP="002836B7">
      <w:pPr>
        <w:numPr>
          <w:ilvl w:val="0"/>
          <w:numId w:val="4"/>
        </w:numPr>
        <w:spacing w:after="0" w:line="264" w:lineRule="auto"/>
        <w:ind w:left="454" w:hanging="284"/>
      </w:pPr>
      <w:r>
        <w:rPr>
          <w:rFonts w:ascii="Aptos" w:hAnsi="Aptos" w:cs="Aptos"/>
          <w:b/>
          <w:color w:val="424242"/>
          <w:sz w:val="20"/>
          <w:szCs w:val="20"/>
        </w:rPr>
        <w:t>Statutory dates are never missed</w:t>
      </w:r>
      <w:r>
        <w:rPr>
          <w:rFonts w:ascii="Aptos" w:hAnsi="Aptos" w:cs="Aptos"/>
          <w:color w:val="424242"/>
          <w:sz w:val="20"/>
          <w:szCs w:val="20"/>
        </w:rPr>
        <w:t xml:space="preserve"> — the compliance calendar is worked ahead of every deadline.</w:t>
      </w:r>
    </w:p>
    <w:p w14:paraId="0F9919F9" w14:textId="77777777" w:rsidR="00B93AFE" w:rsidRDefault="00F25E6F" w:rsidP="002836B7">
      <w:pPr>
        <w:numPr>
          <w:ilvl w:val="0"/>
          <w:numId w:val="4"/>
        </w:numPr>
        <w:spacing w:after="0" w:line="264" w:lineRule="auto"/>
        <w:ind w:left="454" w:hanging="284"/>
      </w:pPr>
      <w:r>
        <w:rPr>
          <w:rFonts w:ascii="Aptos" w:hAnsi="Aptos" w:cs="Aptos"/>
          <w:b/>
          <w:color w:val="424242"/>
          <w:sz w:val="20"/>
          <w:szCs w:val="20"/>
        </w:rPr>
        <w:t>Payroll, banking and personal data are confidential</w:t>
      </w:r>
      <w:r>
        <w:rPr>
          <w:rFonts w:ascii="Aptos" w:hAnsi="Aptos" w:cs="Aptos"/>
          <w:color w:val="424242"/>
          <w:sz w:val="20"/>
          <w:szCs w:val="20"/>
        </w:rPr>
        <w:t xml:space="preserve"> — unauthorised disclosure is Serious Misconduct.</w:t>
      </w:r>
    </w:p>
    <w:p w14:paraId="6D897977" w14:textId="1F3133EF" w:rsidR="00B93AFE" w:rsidRDefault="00F25E6F" w:rsidP="002836B7">
      <w:pPr>
        <w:numPr>
          <w:ilvl w:val="0"/>
          <w:numId w:val="4"/>
        </w:numPr>
        <w:spacing w:after="120" w:line="264" w:lineRule="auto"/>
        <w:ind w:left="454" w:hanging="284"/>
      </w:pPr>
      <w:r>
        <w:rPr>
          <w:rFonts w:ascii="Aptos" w:hAnsi="Aptos" w:cs="Aptos"/>
          <w:color w:val="424242"/>
          <w:sz w:val="20"/>
          <w:szCs w:val="20"/>
        </w:rPr>
        <w:t xml:space="preserve">The Finance team </w:t>
      </w:r>
      <w:r>
        <w:rPr>
          <w:rFonts w:ascii="Aptos" w:hAnsi="Aptos" w:cs="Aptos"/>
          <w:b/>
          <w:color w:val="424242"/>
          <w:sz w:val="20"/>
          <w:szCs w:val="20"/>
        </w:rPr>
        <w:t>reviews this playbook every quarter</w:t>
      </w:r>
      <w:r>
        <w:rPr>
          <w:rFonts w:ascii="Aptos" w:hAnsi="Aptos" w:cs="Aptos"/>
          <w:color w:val="424242"/>
          <w:sz w:val="20"/>
          <w:szCs w:val="20"/>
        </w:rPr>
        <w:t xml:space="preserve"> and gives the Board assurance; it changes only with a </w:t>
      </w:r>
      <w:proofErr w:type="gramStart"/>
      <w:r>
        <w:rPr>
          <w:rFonts w:ascii="Aptos" w:hAnsi="Aptos" w:cs="Aptos"/>
          <w:color w:val="424242"/>
          <w:sz w:val="20"/>
          <w:szCs w:val="20"/>
        </w:rPr>
        <w:t>Director’s</w:t>
      </w:r>
      <w:proofErr w:type="gramEnd"/>
      <w:r>
        <w:rPr>
          <w:rFonts w:ascii="Aptos" w:hAnsi="Aptos" w:cs="Aptos"/>
          <w:color w:val="424242"/>
          <w:sz w:val="20"/>
          <w:szCs w:val="20"/>
        </w:rPr>
        <w:t xml:space="preserve"> consent and is re-issued.</w:t>
      </w: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72"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E70" w14:textId="77777777" w:rsidR="00B93AFE" w:rsidRDefault="00F25E6F">
            <w:pPr>
              <w:spacing w:after="40" w:line="264" w:lineRule="auto"/>
            </w:pPr>
            <w:r>
              <w:rPr>
                <w:rFonts w:ascii="Aptos" w:hAnsi="Aptos" w:cs="Aptos"/>
                <w:b/>
                <w:caps/>
                <w:color w:val="FF0080"/>
                <w:spacing w:val="20"/>
                <w:sz w:val="15"/>
                <w:szCs w:val="15"/>
              </w:rPr>
              <w:t>Operating outcome</w:t>
            </w:r>
          </w:p>
          <w:p w14:paraId="6D8FCE71" w14:textId="77777777" w:rsidR="00B93AFE" w:rsidRDefault="00F25E6F">
            <w:pPr>
              <w:spacing w:after="0" w:line="252" w:lineRule="auto"/>
            </w:pPr>
            <w:r>
              <w:rPr>
                <w:rFonts w:ascii="Aptos" w:hAnsi="Aptos" w:cs="Aptos"/>
                <w:color w:val="424242"/>
                <w:sz w:val="19"/>
                <w:szCs w:val="19"/>
              </w:rPr>
              <w:t>When it is followed, the numbers are accurate, the controls hold, compliance is never late, and the Board can rely on what it sees. Predictable finance builds trust — and trust is what lets the business move with confidence.</w:t>
            </w:r>
          </w:p>
        </w:tc>
      </w:tr>
    </w:tbl>
    <w:p w14:paraId="0C142099" w14:textId="77777777" w:rsidR="002836B7" w:rsidRDefault="002836B7">
      <w:pPr>
        <w:spacing w:after="60" w:line="264" w:lineRule="auto"/>
      </w:pPr>
    </w:p>
    <w:p w14:paraId="12015F8E" w14:textId="77777777" w:rsidR="00A24A0C" w:rsidRDefault="00A24A0C">
      <w:pPr>
        <w:spacing w:after="60" w:line="264" w:lineRule="auto"/>
        <w:rPr>
          <w:rFonts w:ascii="Aptos" w:hAnsi="Aptos" w:cs="Aptos"/>
          <w:b/>
          <w:caps/>
          <w:color w:val="FF0080"/>
          <w:spacing w:val="28"/>
          <w:sz w:val="15"/>
          <w:szCs w:val="15"/>
        </w:rPr>
      </w:pPr>
    </w:p>
    <w:p w14:paraId="7E9B617A" w14:textId="77777777" w:rsidR="002836B7" w:rsidRDefault="002836B7">
      <w:pPr>
        <w:spacing w:after="60" w:line="264" w:lineRule="auto"/>
        <w:rPr>
          <w:rFonts w:ascii="Aptos" w:hAnsi="Aptos" w:cs="Aptos"/>
          <w:b/>
          <w:caps/>
          <w:color w:val="FF0080"/>
          <w:spacing w:val="28"/>
          <w:sz w:val="15"/>
          <w:szCs w:val="15"/>
        </w:rPr>
      </w:pPr>
    </w:p>
    <w:p w14:paraId="15E5DD1C" w14:textId="77777777" w:rsidR="002836B7" w:rsidRDefault="002836B7">
      <w:pPr>
        <w:spacing w:after="60" w:line="264" w:lineRule="auto"/>
        <w:rPr>
          <w:rFonts w:ascii="Aptos" w:hAnsi="Aptos" w:cs="Aptos"/>
          <w:b/>
          <w:caps/>
          <w:color w:val="FF0080"/>
          <w:spacing w:val="28"/>
          <w:sz w:val="15"/>
          <w:szCs w:val="15"/>
        </w:rPr>
      </w:pPr>
    </w:p>
    <w:p w14:paraId="5F5D5151" w14:textId="77777777" w:rsidR="00B93AFE" w:rsidRDefault="00F25E6F">
      <w:pPr>
        <w:spacing w:after="60" w:line="264" w:lineRule="auto"/>
      </w:pPr>
      <w:r>
        <w:rPr>
          <w:rFonts w:ascii="Aptos" w:hAnsi="Aptos" w:cs="Aptos"/>
          <w:b/>
          <w:caps/>
          <w:color w:val="FF0080"/>
          <w:spacing w:val="28"/>
          <w:sz w:val="15"/>
          <w:szCs w:val="15"/>
        </w:rPr>
        <w:lastRenderedPageBreak/>
        <w:t>Part Two · Duty statements</w:t>
      </w:r>
    </w:p>
    <w:p w14:paraId="56090DC9" w14:textId="0ABA27E6" w:rsidR="00B93AFE" w:rsidRPr="002836B7" w:rsidRDefault="00F25E6F" w:rsidP="002836B7">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2836B7">
        <w:rPr>
          <w:rFonts w:ascii="Exo" w:hAnsi="Exo" w:cs="Exo"/>
          <w:b/>
          <w:color w:val="000000" w:themeColor="text1"/>
          <w:sz w:val="30"/>
          <w:szCs w:val="30"/>
        </w:rPr>
        <w:t>2.1 · General Manager – Corporate</w:t>
      </w:r>
    </w:p>
    <w:p w14:paraId="6D8FCE76" w14:textId="77777777" w:rsidR="00B93AFE" w:rsidRDefault="00F25E6F">
      <w:pPr>
        <w:spacing w:after="130" w:line="276" w:lineRule="auto"/>
      </w:pPr>
      <w:r>
        <w:rPr>
          <w:rFonts w:ascii="Aptos" w:hAnsi="Aptos" w:cs="Aptos"/>
          <w:color w:val="6E6E6E"/>
          <w:sz w:val="21"/>
          <w:szCs w:val="21"/>
        </w:rPr>
        <w:t>What each person owns — their purpose, the decisions they may make, and when to escalate. Three roles, one chain of accountability through the General Manager – Corporate to the Board.</w:t>
      </w:r>
    </w:p>
    <w:p w14:paraId="6D8FCE77" w14:textId="77777777" w:rsidR="00B93AFE" w:rsidRDefault="00F25E6F">
      <w:pPr>
        <w:spacing w:after="130" w:line="276" w:lineRule="auto"/>
      </w:pPr>
      <w:r>
        <w:rPr>
          <w:rFonts w:ascii="Aptos" w:hAnsi="Aptos" w:cs="Aptos"/>
          <w:color w:val="6E6E6E"/>
          <w:sz w:val="21"/>
          <w:szCs w:val="21"/>
        </w:rPr>
        <w:t>The control &amp; accountability authority for the finance function. Reports to the Board / Directors · full-time · scope: the whole finance function.</w:t>
      </w:r>
    </w:p>
    <w:p w14:paraId="6D8FCE78" w14:textId="77777777" w:rsidR="00B93AFE" w:rsidRDefault="00F25E6F">
      <w:pPr>
        <w:spacing w:after="110" w:line="270" w:lineRule="auto"/>
      </w:pPr>
      <w:r>
        <w:rPr>
          <w:rFonts w:ascii="Aptos" w:hAnsi="Aptos" w:cs="Aptos"/>
          <w:color w:val="424242"/>
          <w:sz w:val="20"/>
          <w:szCs w:val="20"/>
        </w:rPr>
        <w:t>The GM – Corporate holds firm control over the finance function — ensuring the books are accurate, controls hold, compliance is on time and the Board can trust what it sees. Accountable for outcomes and integrity, approves within delegated authority, and is the escalation point for the team.</w:t>
      </w:r>
    </w:p>
    <w:p w14:paraId="6D8FCE79" w14:textId="77777777" w:rsidR="00B93AFE" w:rsidRDefault="00F25E6F">
      <w:pPr>
        <w:keepNext/>
        <w:keepLines/>
        <w:spacing w:before="60" w:after="30" w:line="264" w:lineRule="auto"/>
      </w:pPr>
      <w:r>
        <w:rPr>
          <w:rFonts w:ascii="Exo" w:hAnsi="Exo" w:cs="Exo"/>
          <w:b/>
          <w:color w:val="3C4147"/>
          <w:sz w:val="21"/>
          <w:szCs w:val="21"/>
        </w:rPr>
        <w:t>Control &amp; approvals</w:t>
      </w:r>
    </w:p>
    <w:p w14:paraId="6D8FCE7A" w14:textId="77777777" w:rsidR="00B93AFE" w:rsidRDefault="00F25E6F">
      <w:pPr>
        <w:spacing w:after="80" w:line="252" w:lineRule="auto"/>
      </w:pPr>
      <w:r>
        <w:rPr>
          <w:rFonts w:ascii="Aptos" w:hAnsi="Aptos" w:cs="Aptos"/>
          <w:color w:val="424242"/>
          <w:sz w:val="19"/>
          <w:szCs w:val="19"/>
        </w:rPr>
        <w:t>Approve expenditure, contracts &amp; payments within delegation; recommend above it; govern the chart of accounts.</w:t>
      </w:r>
    </w:p>
    <w:p w14:paraId="6D8FCE7B" w14:textId="77777777" w:rsidR="00B93AFE" w:rsidRDefault="00F25E6F">
      <w:pPr>
        <w:keepNext/>
        <w:keepLines/>
        <w:spacing w:before="60" w:after="30" w:line="264" w:lineRule="auto"/>
      </w:pPr>
      <w:r>
        <w:rPr>
          <w:rFonts w:ascii="Exo" w:hAnsi="Exo" w:cs="Exo"/>
          <w:b/>
          <w:color w:val="3C4147"/>
          <w:sz w:val="21"/>
          <w:szCs w:val="21"/>
        </w:rPr>
        <w:t>Compliance &amp; treasury</w:t>
      </w:r>
    </w:p>
    <w:p w14:paraId="6D8FCE7C" w14:textId="77777777" w:rsidR="00B93AFE" w:rsidRDefault="00F25E6F">
      <w:pPr>
        <w:spacing w:after="80" w:line="252" w:lineRule="auto"/>
      </w:pPr>
      <w:r>
        <w:rPr>
          <w:rFonts w:ascii="Aptos" w:hAnsi="Aptos" w:cs="Aptos"/>
          <w:color w:val="424242"/>
          <w:sz w:val="19"/>
          <w:szCs w:val="19"/>
        </w:rPr>
        <w:t>Oversee statutory lodgements &amp; BIR payments; sign banking; recommend budgets &amp; investments to the Board.</w:t>
      </w:r>
    </w:p>
    <w:p w14:paraId="6D8FCE7D" w14:textId="77777777" w:rsidR="00B93AFE" w:rsidRDefault="00F25E6F">
      <w:pPr>
        <w:keepNext/>
        <w:keepLines/>
        <w:spacing w:before="60" w:after="30" w:line="264" w:lineRule="auto"/>
      </w:pPr>
      <w:r>
        <w:rPr>
          <w:rFonts w:ascii="Exo" w:hAnsi="Exo" w:cs="Exo"/>
          <w:b/>
          <w:color w:val="3C4147"/>
          <w:sz w:val="21"/>
          <w:szCs w:val="21"/>
        </w:rPr>
        <w:t>Reporting &amp; audit</w:t>
      </w:r>
    </w:p>
    <w:p w14:paraId="6D8FCE7E" w14:textId="77777777" w:rsidR="00B93AFE" w:rsidRDefault="00F25E6F">
      <w:pPr>
        <w:spacing w:after="80" w:line="252" w:lineRule="auto"/>
      </w:pPr>
      <w:r>
        <w:rPr>
          <w:rFonts w:ascii="Aptos" w:hAnsi="Aptos" w:cs="Aptos"/>
          <w:color w:val="424242"/>
          <w:sz w:val="19"/>
          <w:szCs w:val="19"/>
        </w:rPr>
        <w:t>Present monthly &amp; annual reporting; recommend the auditor; ensure findings are tracked to closure.</w:t>
      </w:r>
    </w:p>
    <w:p w14:paraId="6D8FCE7F" w14:textId="77777777" w:rsidR="00B93AFE" w:rsidRDefault="00F25E6F">
      <w:pPr>
        <w:keepNext/>
        <w:keepLines/>
        <w:spacing w:before="60" w:after="30" w:line="264" w:lineRule="auto"/>
      </w:pPr>
      <w:r>
        <w:rPr>
          <w:rFonts w:ascii="Exo" w:hAnsi="Exo" w:cs="Exo"/>
          <w:b/>
          <w:color w:val="3C4147"/>
          <w:sz w:val="21"/>
          <w:szCs w:val="21"/>
        </w:rPr>
        <w:t>Team &amp; controls</w:t>
      </w:r>
    </w:p>
    <w:p w14:paraId="6D8FCE80" w14:textId="77777777" w:rsidR="00B93AFE" w:rsidRDefault="00F25E6F">
      <w:pPr>
        <w:spacing w:after="80" w:line="252" w:lineRule="auto"/>
      </w:pPr>
      <w:r>
        <w:rPr>
          <w:rFonts w:ascii="Aptos" w:hAnsi="Aptos" w:cs="Aptos"/>
          <w:color w:val="424242"/>
          <w:sz w:val="19"/>
          <w:szCs w:val="19"/>
        </w:rPr>
        <w:t>Lead the Accountant &amp; Assistant; uphold separation of duties; own the quarterly playbook review &amp; Board assurance.</w:t>
      </w:r>
    </w:p>
    <w:p w14:paraId="6D8FCE81" w14:textId="77777777" w:rsidR="00B93AFE" w:rsidRDefault="00F25E6F">
      <w:pPr>
        <w:keepNext/>
        <w:keepLines/>
        <w:spacing w:before="80" w:after="60" w:line="264" w:lineRule="auto"/>
      </w:pPr>
      <w:r>
        <w:rPr>
          <w:rFonts w:ascii="Exo" w:hAnsi="Exo" w:cs="Exo"/>
          <w:b/>
          <w:caps/>
          <w:color w:val="8C8C8C"/>
          <w:spacing w:val="20"/>
          <w:sz w:val="17"/>
          <w:szCs w:val="17"/>
        </w:rPr>
        <w:t>May</w:t>
      </w:r>
    </w:p>
    <w:p w14:paraId="6D8FCE82" w14:textId="77777777" w:rsidR="00B93AFE" w:rsidRDefault="00F25E6F" w:rsidP="002836B7">
      <w:pPr>
        <w:numPr>
          <w:ilvl w:val="0"/>
          <w:numId w:val="6"/>
        </w:numPr>
        <w:spacing w:after="40" w:line="252" w:lineRule="auto"/>
      </w:pPr>
      <w:r>
        <w:rPr>
          <w:rFonts w:ascii="Aptos" w:hAnsi="Aptos" w:cs="Aptos"/>
          <w:color w:val="424242"/>
          <w:sz w:val="19"/>
          <w:szCs w:val="19"/>
        </w:rPr>
        <w:t>Approve expenditure &amp; contracts within limits</w:t>
      </w:r>
    </w:p>
    <w:p w14:paraId="6D8FCE83" w14:textId="77777777" w:rsidR="00B93AFE" w:rsidRDefault="00F25E6F" w:rsidP="002836B7">
      <w:pPr>
        <w:numPr>
          <w:ilvl w:val="0"/>
          <w:numId w:val="6"/>
        </w:numPr>
        <w:spacing w:after="40" w:line="252" w:lineRule="auto"/>
      </w:pPr>
      <w:r>
        <w:rPr>
          <w:rFonts w:ascii="Aptos" w:hAnsi="Aptos" w:cs="Aptos"/>
          <w:color w:val="424242"/>
          <w:sz w:val="19"/>
          <w:szCs w:val="19"/>
        </w:rPr>
        <w:t>Sign banking &amp; authorise payments</w:t>
      </w:r>
    </w:p>
    <w:p w14:paraId="6D8FCE84" w14:textId="77777777" w:rsidR="00B93AFE" w:rsidRDefault="00F25E6F" w:rsidP="002836B7">
      <w:pPr>
        <w:numPr>
          <w:ilvl w:val="0"/>
          <w:numId w:val="6"/>
        </w:numPr>
        <w:spacing w:after="40" w:line="252" w:lineRule="auto"/>
      </w:pPr>
      <w:r>
        <w:rPr>
          <w:rFonts w:ascii="Aptos" w:hAnsi="Aptos" w:cs="Aptos"/>
          <w:color w:val="424242"/>
          <w:sz w:val="19"/>
          <w:szCs w:val="19"/>
        </w:rPr>
        <w:t>Recommend budgets, investments &amp; auditor to the Board</w:t>
      </w:r>
    </w:p>
    <w:p w14:paraId="6D8FCE85" w14:textId="77777777" w:rsidR="00B93AFE" w:rsidRDefault="00F25E6F" w:rsidP="002836B7">
      <w:pPr>
        <w:numPr>
          <w:ilvl w:val="0"/>
          <w:numId w:val="6"/>
        </w:numPr>
        <w:spacing w:after="40" w:line="252" w:lineRule="auto"/>
      </w:pPr>
      <w:r>
        <w:rPr>
          <w:rFonts w:ascii="Aptos" w:hAnsi="Aptos" w:cs="Aptos"/>
          <w:color w:val="424242"/>
          <w:sz w:val="19"/>
          <w:szCs w:val="19"/>
        </w:rPr>
        <w:t>Approve chart-of-accounts changes</w:t>
      </w:r>
    </w:p>
    <w:p w14:paraId="6D8FCE86" w14:textId="77777777" w:rsidR="00B93AFE" w:rsidRDefault="00F25E6F">
      <w:pPr>
        <w:keepNext/>
        <w:keepLines/>
        <w:spacing w:before="80" w:after="60" w:line="264" w:lineRule="auto"/>
      </w:pPr>
      <w:r>
        <w:rPr>
          <w:rFonts w:ascii="Exo" w:hAnsi="Exo" w:cs="Exo"/>
          <w:b/>
          <w:caps/>
          <w:color w:val="8C8C8C"/>
          <w:spacing w:val="20"/>
          <w:sz w:val="17"/>
          <w:szCs w:val="17"/>
        </w:rPr>
        <w:t>May not</w:t>
      </w:r>
    </w:p>
    <w:p w14:paraId="6D8FCE87" w14:textId="77777777" w:rsidR="00B93AFE" w:rsidRDefault="00F25E6F" w:rsidP="002836B7">
      <w:pPr>
        <w:numPr>
          <w:ilvl w:val="0"/>
          <w:numId w:val="2"/>
        </w:numPr>
        <w:spacing w:after="40" w:line="252" w:lineRule="auto"/>
      </w:pPr>
      <w:r>
        <w:rPr>
          <w:rFonts w:ascii="Aptos" w:hAnsi="Aptos" w:cs="Aptos"/>
          <w:color w:val="424242"/>
          <w:sz w:val="19"/>
          <w:szCs w:val="19"/>
        </w:rPr>
        <w:t>Approve beyond delegated limits or own benefit</w:t>
      </w:r>
    </w:p>
    <w:p w14:paraId="6D8FCE88" w14:textId="77777777" w:rsidR="00B93AFE" w:rsidRDefault="00F25E6F" w:rsidP="002836B7">
      <w:pPr>
        <w:numPr>
          <w:ilvl w:val="0"/>
          <w:numId w:val="2"/>
        </w:numPr>
        <w:spacing w:after="40" w:line="252" w:lineRule="auto"/>
      </w:pPr>
      <w:r>
        <w:rPr>
          <w:rFonts w:ascii="Aptos" w:hAnsi="Aptos" w:cs="Aptos"/>
          <w:color w:val="424242"/>
          <w:sz w:val="19"/>
          <w:szCs w:val="19"/>
        </w:rPr>
        <w:t>Bypass separation of duties</w:t>
      </w:r>
    </w:p>
    <w:p w14:paraId="6D8FCE89" w14:textId="77777777" w:rsidR="00B93AFE" w:rsidRDefault="00F25E6F" w:rsidP="002836B7">
      <w:pPr>
        <w:numPr>
          <w:ilvl w:val="0"/>
          <w:numId w:val="2"/>
        </w:numPr>
        <w:spacing w:after="40" w:line="252" w:lineRule="auto"/>
      </w:pPr>
      <w:r>
        <w:rPr>
          <w:rFonts w:ascii="Aptos" w:hAnsi="Aptos" w:cs="Aptos"/>
          <w:color w:val="424242"/>
          <w:sz w:val="19"/>
          <w:szCs w:val="19"/>
        </w:rPr>
        <w:t>Commit the Board’s reserved matters alone</w:t>
      </w:r>
    </w:p>
    <w:p w14:paraId="6D8FCE8A" w14:textId="77777777" w:rsidR="00B93AFE" w:rsidRDefault="00F25E6F" w:rsidP="002836B7">
      <w:pPr>
        <w:numPr>
          <w:ilvl w:val="0"/>
          <w:numId w:val="2"/>
        </w:numPr>
        <w:spacing w:after="40" w:line="252" w:lineRule="auto"/>
      </w:pPr>
      <w:r>
        <w:rPr>
          <w:rFonts w:ascii="Aptos" w:hAnsi="Aptos" w:cs="Aptos"/>
          <w:color w:val="424242"/>
          <w:sz w:val="19"/>
          <w:szCs w:val="19"/>
        </w:rPr>
        <w:t xml:space="preserve">Amend this playbook without a </w:t>
      </w:r>
      <w:proofErr w:type="gramStart"/>
      <w:r>
        <w:rPr>
          <w:rFonts w:ascii="Aptos" w:hAnsi="Aptos" w:cs="Aptos"/>
          <w:color w:val="424242"/>
          <w:sz w:val="19"/>
          <w:szCs w:val="19"/>
        </w:rPr>
        <w:t>Director’s</w:t>
      </w:r>
      <w:proofErr w:type="gramEnd"/>
      <w:r>
        <w:rPr>
          <w:rFonts w:ascii="Aptos" w:hAnsi="Aptos" w:cs="Aptos"/>
          <w:color w:val="424242"/>
          <w:sz w:val="19"/>
          <w:szCs w:val="19"/>
        </w:rPr>
        <w:t xml:space="preserve"> consent</w:t>
      </w:r>
    </w:p>
    <w:p w14:paraId="6D1AB534" w14:textId="77777777" w:rsidR="002836B7" w:rsidRDefault="002836B7" w:rsidP="002836B7">
      <w:pPr>
        <w:spacing w:after="40" w:line="252" w:lineRule="auto"/>
        <w:ind w:left="72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8D"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E8B" w14:textId="77777777" w:rsidR="00B93AFE" w:rsidRDefault="00F25E6F">
            <w:pPr>
              <w:spacing w:after="40" w:line="264" w:lineRule="auto"/>
            </w:pPr>
            <w:r>
              <w:rPr>
                <w:rFonts w:ascii="Aptos" w:hAnsi="Aptos" w:cs="Aptos"/>
                <w:b/>
                <w:caps/>
                <w:color w:val="96B3D2"/>
                <w:spacing w:val="20"/>
                <w:sz w:val="15"/>
                <w:szCs w:val="15"/>
              </w:rPr>
              <w:t>Performance is measured by</w:t>
            </w:r>
          </w:p>
          <w:p w14:paraId="6D8FCE8C" w14:textId="77777777" w:rsidR="00B93AFE" w:rsidRDefault="00F25E6F">
            <w:pPr>
              <w:spacing w:after="0" w:line="252" w:lineRule="auto"/>
            </w:pPr>
            <w:r>
              <w:rPr>
                <w:rFonts w:ascii="Aptos" w:hAnsi="Aptos" w:cs="Aptos"/>
                <w:color w:val="424242"/>
                <w:sz w:val="19"/>
                <w:szCs w:val="19"/>
              </w:rPr>
              <w:t>Accurate books, clean audit outcomes, on-time compliance, no control breaches, and Board confidence in the numbers.</w:t>
            </w:r>
          </w:p>
        </w:tc>
      </w:tr>
    </w:tbl>
    <w:p w14:paraId="6D8FCE8E" w14:textId="77777777" w:rsidR="00B93AFE" w:rsidRDefault="00B93AFE">
      <w:pPr>
        <w:spacing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91"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E8F" w14:textId="77777777" w:rsidR="00B93AFE" w:rsidRDefault="00F25E6F">
            <w:pPr>
              <w:spacing w:after="40" w:line="264" w:lineRule="auto"/>
            </w:pPr>
            <w:r>
              <w:rPr>
                <w:rFonts w:ascii="Aptos" w:hAnsi="Aptos" w:cs="Aptos"/>
                <w:b/>
                <w:caps/>
                <w:color w:val="FF0080"/>
                <w:spacing w:val="20"/>
                <w:sz w:val="15"/>
                <w:szCs w:val="15"/>
              </w:rPr>
              <w:t>Non-negotiable</w:t>
            </w:r>
          </w:p>
          <w:p w14:paraId="6D8FCE90" w14:textId="77777777" w:rsidR="00B93AFE" w:rsidRDefault="00F25E6F">
            <w:pPr>
              <w:spacing w:after="0" w:line="252" w:lineRule="auto"/>
            </w:pPr>
            <w:r>
              <w:rPr>
                <w:rFonts w:ascii="Aptos" w:hAnsi="Aptos" w:cs="Aptos"/>
                <w:color w:val="424242"/>
                <w:sz w:val="19"/>
                <w:szCs w:val="19"/>
              </w:rPr>
              <w:t>Controls hold · delegations respected · confidentiality absolute · compliance never late.</w:t>
            </w:r>
          </w:p>
        </w:tc>
      </w:tr>
    </w:tbl>
    <w:p w14:paraId="6D8FCE92" w14:textId="77777777" w:rsidR="00B93AFE" w:rsidRDefault="00B93AFE">
      <w:pPr>
        <w:spacing w:line="264" w:lineRule="auto"/>
      </w:pPr>
    </w:p>
    <w:p w14:paraId="16B60608" w14:textId="77777777" w:rsidR="002836B7" w:rsidRDefault="002836B7">
      <w:pPr>
        <w:spacing w:after="60" w:line="264" w:lineRule="auto"/>
        <w:rPr>
          <w:rFonts w:ascii="Aptos" w:hAnsi="Aptos" w:cs="Aptos"/>
          <w:b/>
          <w:caps/>
          <w:color w:val="FF0080"/>
          <w:spacing w:val="28"/>
          <w:sz w:val="15"/>
          <w:szCs w:val="15"/>
        </w:rPr>
      </w:pPr>
    </w:p>
    <w:p w14:paraId="30FDE144" w14:textId="77777777" w:rsidR="002836B7" w:rsidRDefault="002836B7">
      <w:pPr>
        <w:spacing w:after="60" w:line="264" w:lineRule="auto"/>
        <w:rPr>
          <w:rFonts w:ascii="Aptos" w:hAnsi="Aptos" w:cs="Aptos"/>
          <w:b/>
          <w:caps/>
          <w:color w:val="FF0080"/>
          <w:spacing w:val="28"/>
          <w:sz w:val="15"/>
          <w:szCs w:val="15"/>
        </w:rPr>
      </w:pPr>
    </w:p>
    <w:p w14:paraId="2177E7CD" w14:textId="77777777" w:rsidR="002836B7" w:rsidRDefault="002836B7">
      <w:pPr>
        <w:spacing w:after="60" w:line="264" w:lineRule="auto"/>
        <w:rPr>
          <w:rFonts w:ascii="Aptos" w:hAnsi="Aptos" w:cs="Aptos"/>
          <w:b/>
          <w:caps/>
          <w:color w:val="FF0080"/>
          <w:spacing w:val="28"/>
          <w:sz w:val="15"/>
          <w:szCs w:val="15"/>
        </w:rPr>
      </w:pPr>
    </w:p>
    <w:p w14:paraId="160EE5D5" w14:textId="77777777" w:rsidR="002836B7" w:rsidRDefault="002836B7">
      <w:pPr>
        <w:spacing w:after="60" w:line="264" w:lineRule="auto"/>
        <w:rPr>
          <w:rFonts w:ascii="Aptos" w:hAnsi="Aptos" w:cs="Aptos"/>
          <w:b/>
          <w:caps/>
          <w:color w:val="FF0080"/>
          <w:spacing w:val="28"/>
          <w:sz w:val="15"/>
          <w:szCs w:val="15"/>
        </w:rPr>
      </w:pPr>
    </w:p>
    <w:p w14:paraId="499C0810" w14:textId="77777777" w:rsidR="002836B7" w:rsidRDefault="002836B7">
      <w:pPr>
        <w:spacing w:after="60" w:line="264" w:lineRule="auto"/>
        <w:rPr>
          <w:rFonts w:ascii="Aptos" w:hAnsi="Aptos" w:cs="Aptos"/>
          <w:b/>
          <w:caps/>
          <w:color w:val="FF0080"/>
          <w:spacing w:val="28"/>
          <w:sz w:val="15"/>
          <w:szCs w:val="15"/>
        </w:rPr>
      </w:pPr>
    </w:p>
    <w:p w14:paraId="26603B44" w14:textId="77777777" w:rsidR="002836B7" w:rsidRDefault="002836B7">
      <w:pPr>
        <w:spacing w:after="60" w:line="264" w:lineRule="auto"/>
        <w:rPr>
          <w:rFonts w:ascii="Aptos" w:hAnsi="Aptos" w:cs="Aptos"/>
          <w:b/>
          <w:caps/>
          <w:color w:val="FF0080"/>
          <w:spacing w:val="28"/>
          <w:sz w:val="15"/>
          <w:szCs w:val="15"/>
        </w:rPr>
      </w:pPr>
    </w:p>
    <w:p w14:paraId="0F4D9B5B" w14:textId="77777777" w:rsidR="002836B7" w:rsidRDefault="002836B7">
      <w:pPr>
        <w:spacing w:after="60" w:line="264" w:lineRule="auto"/>
        <w:rPr>
          <w:rFonts w:ascii="Aptos" w:hAnsi="Aptos" w:cs="Aptos"/>
          <w:b/>
          <w:caps/>
          <w:color w:val="FF0080"/>
          <w:spacing w:val="28"/>
          <w:sz w:val="15"/>
          <w:szCs w:val="15"/>
        </w:rPr>
      </w:pPr>
    </w:p>
    <w:p w14:paraId="5301F15A" w14:textId="77777777" w:rsidR="002836B7" w:rsidRDefault="002836B7">
      <w:pPr>
        <w:spacing w:after="60" w:line="264" w:lineRule="auto"/>
        <w:rPr>
          <w:rFonts w:ascii="Aptos" w:hAnsi="Aptos" w:cs="Aptos"/>
          <w:b/>
          <w:caps/>
          <w:color w:val="FF0080"/>
          <w:spacing w:val="28"/>
          <w:sz w:val="15"/>
          <w:szCs w:val="15"/>
        </w:rPr>
      </w:pPr>
    </w:p>
    <w:p w14:paraId="47C4469D" w14:textId="77777777" w:rsidR="002836B7" w:rsidRDefault="002836B7">
      <w:pPr>
        <w:spacing w:after="60" w:line="264" w:lineRule="auto"/>
        <w:rPr>
          <w:rFonts w:ascii="Aptos" w:hAnsi="Aptos" w:cs="Aptos"/>
          <w:b/>
          <w:caps/>
          <w:color w:val="FF0080"/>
          <w:spacing w:val="28"/>
          <w:sz w:val="15"/>
          <w:szCs w:val="15"/>
        </w:rPr>
      </w:pPr>
    </w:p>
    <w:p w14:paraId="6D8FCE94" w14:textId="576B84AF" w:rsidR="00B93AFE" w:rsidRPr="002836B7" w:rsidRDefault="00F25E6F" w:rsidP="002836B7">
      <w:pPr>
        <w:pBdr>
          <w:bottom w:val="single" w:sz="12" w:space="1" w:color="auto"/>
        </w:pBdr>
        <w:spacing w:after="120" w:line="264" w:lineRule="auto"/>
        <w:rPr>
          <w:rFonts w:ascii="Exo" w:hAnsi="Exo" w:cs="Exo"/>
          <w:b/>
          <w:color w:val="000000" w:themeColor="text1"/>
          <w:sz w:val="30"/>
          <w:szCs w:val="30"/>
        </w:rPr>
      </w:pPr>
      <w:r>
        <w:rPr>
          <w:rFonts w:ascii="Aptos" w:hAnsi="Aptos" w:cs="Aptos"/>
          <w:b/>
          <w:caps/>
          <w:color w:val="FF0080"/>
          <w:spacing w:val="28"/>
          <w:sz w:val="15"/>
          <w:szCs w:val="15"/>
        </w:rPr>
        <w:lastRenderedPageBreak/>
        <w:t>Part Two · Duty statements</w:t>
      </w:r>
      <w:r w:rsidR="002836B7">
        <w:br/>
      </w:r>
      <w:r>
        <w:rPr>
          <w:rFonts w:ascii="Exo" w:hAnsi="Exo" w:cs="Exo"/>
          <w:b/>
          <w:color w:val="FF0080"/>
          <w:sz w:val="30"/>
          <w:szCs w:val="30"/>
        </w:rPr>
        <w:t xml:space="preserve">— </w:t>
      </w:r>
      <w:r w:rsidRPr="002836B7">
        <w:rPr>
          <w:rFonts w:ascii="Exo" w:hAnsi="Exo" w:cs="Exo"/>
          <w:b/>
          <w:color w:val="000000" w:themeColor="text1"/>
          <w:sz w:val="30"/>
          <w:szCs w:val="30"/>
        </w:rPr>
        <w:t>2.2 · Accountant</w:t>
      </w:r>
    </w:p>
    <w:p w14:paraId="6D8FCE95" w14:textId="77777777" w:rsidR="00B93AFE" w:rsidRDefault="00F25E6F">
      <w:pPr>
        <w:spacing w:after="130" w:line="276" w:lineRule="auto"/>
      </w:pPr>
      <w:r>
        <w:rPr>
          <w:rFonts w:ascii="Aptos" w:hAnsi="Aptos" w:cs="Aptos"/>
          <w:color w:val="6E6E6E"/>
          <w:sz w:val="21"/>
          <w:szCs w:val="21"/>
        </w:rPr>
        <w:t>The execution &amp; integrity engine of the books. Reports to the GM – Corporate · full-time · focus: close, payroll &amp; reconciliation.</w:t>
      </w:r>
    </w:p>
    <w:p w14:paraId="6D8FCE96" w14:textId="77777777" w:rsidR="00B93AFE" w:rsidRDefault="00F25E6F">
      <w:pPr>
        <w:spacing w:after="110" w:line="270" w:lineRule="auto"/>
      </w:pPr>
      <w:r>
        <w:rPr>
          <w:rFonts w:ascii="Aptos" w:hAnsi="Aptos" w:cs="Aptos"/>
          <w:color w:val="424242"/>
          <w:sz w:val="20"/>
          <w:szCs w:val="20"/>
        </w:rPr>
        <w:t xml:space="preserve">The </w:t>
      </w:r>
      <w:proofErr w:type="gramStart"/>
      <w:r>
        <w:rPr>
          <w:rFonts w:ascii="Aptos" w:hAnsi="Aptos" w:cs="Aptos"/>
          <w:color w:val="424242"/>
          <w:sz w:val="20"/>
          <w:szCs w:val="20"/>
        </w:rPr>
        <w:t>Accountant</w:t>
      </w:r>
      <w:proofErr w:type="gramEnd"/>
      <w:r>
        <w:rPr>
          <w:rFonts w:ascii="Aptos" w:hAnsi="Aptos" w:cs="Aptos"/>
          <w:color w:val="424242"/>
          <w:sz w:val="20"/>
          <w:szCs w:val="20"/>
        </w:rPr>
        <w:t xml:space="preserve"> keeps the books accurate and the cycles on time — running month-end close, payroll, reconciliations, VAT and statutory preparation. The role prepares and actions; it does not self-approve </w:t>
      </w:r>
      <w:proofErr w:type="gramStart"/>
      <w:r>
        <w:rPr>
          <w:rFonts w:ascii="Aptos" w:hAnsi="Aptos" w:cs="Aptos"/>
          <w:color w:val="424242"/>
          <w:sz w:val="20"/>
          <w:szCs w:val="20"/>
        </w:rPr>
        <w:t>payments, and</w:t>
      </w:r>
      <w:proofErr w:type="gramEnd"/>
      <w:r>
        <w:rPr>
          <w:rFonts w:ascii="Aptos" w:hAnsi="Aptos" w:cs="Aptos"/>
          <w:color w:val="424242"/>
          <w:sz w:val="20"/>
          <w:szCs w:val="20"/>
        </w:rPr>
        <w:t xml:space="preserve"> works strictly within separation-of-duties controls.</w:t>
      </w:r>
    </w:p>
    <w:p w14:paraId="6D8FCE97" w14:textId="77777777" w:rsidR="00B93AFE" w:rsidRDefault="00F25E6F">
      <w:pPr>
        <w:keepNext/>
        <w:keepLines/>
        <w:spacing w:before="60" w:after="30" w:line="264" w:lineRule="auto"/>
      </w:pPr>
      <w:r>
        <w:rPr>
          <w:rFonts w:ascii="Exo" w:hAnsi="Exo" w:cs="Exo"/>
          <w:b/>
          <w:color w:val="3C4147"/>
          <w:sz w:val="21"/>
          <w:szCs w:val="21"/>
        </w:rPr>
        <w:t>Month-end &amp; reconciliation</w:t>
      </w:r>
    </w:p>
    <w:p w14:paraId="6D8FCE98" w14:textId="77777777" w:rsidR="00B93AFE" w:rsidRDefault="00F25E6F">
      <w:pPr>
        <w:spacing w:after="80" w:line="252" w:lineRule="auto"/>
      </w:pPr>
      <w:r>
        <w:rPr>
          <w:rFonts w:ascii="Aptos" w:hAnsi="Aptos" w:cs="Aptos"/>
          <w:color w:val="424242"/>
          <w:sz w:val="19"/>
          <w:szCs w:val="19"/>
        </w:rPr>
        <w:t>Run the close, reconcile bank &amp; balance sheet, and prepare the End of Month report from Xero.</w:t>
      </w:r>
    </w:p>
    <w:p w14:paraId="6D8FCE99" w14:textId="77777777" w:rsidR="00B93AFE" w:rsidRDefault="00F25E6F">
      <w:pPr>
        <w:keepNext/>
        <w:keepLines/>
        <w:spacing w:before="60" w:after="30" w:line="264" w:lineRule="auto"/>
      </w:pPr>
      <w:r>
        <w:rPr>
          <w:rFonts w:ascii="Exo" w:hAnsi="Exo" w:cs="Exo"/>
          <w:b/>
          <w:color w:val="3C4147"/>
          <w:sz w:val="21"/>
          <w:szCs w:val="21"/>
        </w:rPr>
        <w:t>Payroll</w:t>
      </w:r>
    </w:p>
    <w:p w14:paraId="6D8FCE9A" w14:textId="77777777" w:rsidR="00B93AFE" w:rsidRDefault="00F25E6F">
      <w:pPr>
        <w:spacing w:after="80" w:line="252" w:lineRule="auto"/>
      </w:pPr>
      <w:r>
        <w:rPr>
          <w:rFonts w:ascii="Aptos" w:hAnsi="Aptos" w:cs="Aptos"/>
          <w:color w:val="424242"/>
          <w:sz w:val="19"/>
          <w:szCs w:val="19"/>
        </w:rPr>
        <w:t xml:space="preserve">Run fortnightly payroll — </w:t>
      </w:r>
      <w:proofErr w:type="spellStart"/>
      <w:r>
        <w:rPr>
          <w:rFonts w:ascii="Aptos" w:hAnsi="Aptos" w:cs="Aptos"/>
          <w:color w:val="424242"/>
          <w:sz w:val="19"/>
          <w:szCs w:val="19"/>
        </w:rPr>
        <w:t>masterlist</w:t>
      </w:r>
      <w:proofErr w:type="spellEnd"/>
      <w:r>
        <w:rPr>
          <w:rFonts w:ascii="Aptos" w:hAnsi="Aptos" w:cs="Aptos"/>
          <w:color w:val="424242"/>
          <w:sz w:val="19"/>
          <w:szCs w:val="19"/>
        </w:rPr>
        <w:t>, leave from BambooHR, payslips in Xero, batch payment via Wise.</w:t>
      </w:r>
    </w:p>
    <w:p w14:paraId="6D8FCE9B" w14:textId="77777777" w:rsidR="00B93AFE" w:rsidRDefault="00F25E6F">
      <w:pPr>
        <w:keepNext/>
        <w:keepLines/>
        <w:spacing w:before="60" w:after="30" w:line="264" w:lineRule="auto"/>
      </w:pPr>
      <w:r>
        <w:rPr>
          <w:rFonts w:ascii="Exo" w:hAnsi="Exo" w:cs="Exo"/>
          <w:b/>
          <w:color w:val="3C4147"/>
          <w:sz w:val="21"/>
          <w:szCs w:val="21"/>
        </w:rPr>
        <w:t>Tax &amp; statutory</w:t>
      </w:r>
    </w:p>
    <w:p w14:paraId="6D8FCE9C" w14:textId="77777777" w:rsidR="00B93AFE" w:rsidRDefault="00F25E6F">
      <w:pPr>
        <w:spacing w:after="80" w:line="252" w:lineRule="auto"/>
      </w:pPr>
      <w:r>
        <w:rPr>
          <w:rFonts w:ascii="Aptos" w:hAnsi="Aptos" w:cs="Aptos"/>
          <w:color w:val="424242"/>
          <w:sz w:val="19"/>
          <w:szCs w:val="19"/>
        </w:rPr>
        <w:t>Prepare VAT, withholding tax, SSS, PhilHealth &amp; HDMF; action BIR &amp; government payments on approval.</w:t>
      </w:r>
    </w:p>
    <w:p w14:paraId="6D8FCE9D" w14:textId="77777777" w:rsidR="00B93AFE" w:rsidRDefault="00F25E6F">
      <w:pPr>
        <w:keepNext/>
        <w:keepLines/>
        <w:spacing w:before="60" w:after="30" w:line="264" w:lineRule="auto"/>
      </w:pPr>
      <w:r>
        <w:rPr>
          <w:rFonts w:ascii="Exo" w:hAnsi="Exo" w:cs="Exo"/>
          <w:b/>
          <w:color w:val="3C4147"/>
          <w:sz w:val="21"/>
          <w:szCs w:val="21"/>
        </w:rPr>
        <w:t>AP, AR &amp; budget</w:t>
      </w:r>
    </w:p>
    <w:p w14:paraId="6D8FCE9E" w14:textId="77777777" w:rsidR="00B93AFE" w:rsidRDefault="00F25E6F">
      <w:pPr>
        <w:spacing w:after="80" w:line="252" w:lineRule="auto"/>
      </w:pPr>
      <w:r>
        <w:rPr>
          <w:rFonts w:ascii="Aptos" w:hAnsi="Aptos" w:cs="Aptos"/>
          <w:color w:val="424242"/>
          <w:sz w:val="19"/>
          <w:szCs w:val="19"/>
        </w:rPr>
        <w:t>Draft bills &amp; invoices, manage AR collection, develop the budget &amp; update operating forecasts.</w:t>
      </w:r>
    </w:p>
    <w:p w14:paraId="6D8FCE9F" w14:textId="77777777" w:rsidR="00B93AFE" w:rsidRDefault="00F25E6F">
      <w:pPr>
        <w:keepNext/>
        <w:keepLines/>
        <w:spacing w:before="80" w:after="60" w:line="264" w:lineRule="auto"/>
      </w:pPr>
      <w:r>
        <w:rPr>
          <w:rFonts w:ascii="Exo" w:hAnsi="Exo" w:cs="Exo"/>
          <w:b/>
          <w:caps/>
          <w:color w:val="8C8C8C"/>
          <w:spacing w:val="20"/>
          <w:sz w:val="17"/>
          <w:szCs w:val="17"/>
        </w:rPr>
        <w:t>May</w:t>
      </w:r>
    </w:p>
    <w:p w14:paraId="6D8FCEA0" w14:textId="77777777" w:rsidR="00B93AFE" w:rsidRDefault="00F25E6F">
      <w:pPr>
        <w:numPr>
          <w:ilvl w:val="0"/>
          <w:numId w:val="2"/>
        </w:numPr>
        <w:spacing w:after="40" w:line="252" w:lineRule="auto"/>
        <w:ind w:left="360" w:hanging="200"/>
      </w:pPr>
      <w:r>
        <w:rPr>
          <w:rFonts w:ascii="Aptos" w:hAnsi="Aptos" w:cs="Aptos"/>
          <w:color w:val="424242"/>
          <w:sz w:val="19"/>
          <w:szCs w:val="19"/>
        </w:rPr>
        <w:t>Prepare &amp; action payments once approved</w:t>
      </w:r>
    </w:p>
    <w:p w14:paraId="6D8FCEA1" w14:textId="77777777" w:rsidR="00B93AFE" w:rsidRDefault="00F25E6F">
      <w:pPr>
        <w:numPr>
          <w:ilvl w:val="0"/>
          <w:numId w:val="2"/>
        </w:numPr>
        <w:spacing w:after="40" w:line="252" w:lineRule="auto"/>
        <w:ind w:left="360" w:hanging="200"/>
      </w:pPr>
      <w:r>
        <w:rPr>
          <w:rFonts w:ascii="Aptos" w:hAnsi="Aptos" w:cs="Aptos"/>
          <w:color w:val="424242"/>
          <w:sz w:val="19"/>
          <w:szCs w:val="19"/>
        </w:rPr>
        <w:t>Run payroll &amp; issue payslips</w:t>
      </w:r>
    </w:p>
    <w:p w14:paraId="6D8FCEA2" w14:textId="77777777" w:rsidR="00B93AFE" w:rsidRDefault="00F25E6F">
      <w:pPr>
        <w:numPr>
          <w:ilvl w:val="0"/>
          <w:numId w:val="2"/>
        </w:numPr>
        <w:spacing w:after="40" w:line="252" w:lineRule="auto"/>
        <w:ind w:left="360" w:hanging="200"/>
      </w:pPr>
      <w:r>
        <w:rPr>
          <w:rFonts w:ascii="Aptos" w:hAnsi="Aptos" w:cs="Aptos"/>
          <w:color w:val="424242"/>
          <w:sz w:val="19"/>
          <w:szCs w:val="19"/>
        </w:rPr>
        <w:t>Prepare statutory lodgements &amp; reconciliations</w:t>
      </w:r>
    </w:p>
    <w:p w14:paraId="6D8FCEA3" w14:textId="77777777" w:rsidR="00B93AFE" w:rsidRDefault="00F25E6F">
      <w:pPr>
        <w:numPr>
          <w:ilvl w:val="0"/>
          <w:numId w:val="2"/>
        </w:numPr>
        <w:spacing w:after="40" w:line="252" w:lineRule="auto"/>
        <w:ind w:left="360" w:hanging="200"/>
      </w:pPr>
      <w:r>
        <w:rPr>
          <w:rFonts w:ascii="Aptos" w:hAnsi="Aptos" w:cs="Aptos"/>
          <w:color w:val="424242"/>
          <w:sz w:val="19"/>
          <w:szCs w:val="19"/>
        </w:rPr>
        <w:t>Develop the budget &amp; forecasts</w:t>
      </w:r>
    </w:p>
    <w:p w14:paraId="6D8FCEA4" w14:textId="77777777" w:rsidR="00B93AFE" w:rsidRDefault="00F25E6F">
      <w:pPr>
        <w:keepNext/>
        <w:keepLines/>
        <w:spacing w:before="80" w:after="60" w:line="264" w:lineRule="auto"/>
      </w:pPr>
      <w:r>
        <w:rPr>
          <w:rFonts w:ascii="Exo" w:hAnsi="Exo" w:cs="Exo"/>
          <w:b/>
          <w:caps/>
          <w:color w:val="8C8C8C"/>
          <w:spacing w:val="20"/>
          <w:sz w:val="17"/>
          <w:szCs w:val="17"/>
        </w:rPr>
        <w:t>May not</w:t>
      </w:r>
    </w:p>
    <w:p w14:paraId="6D8FCEA5" w14:textId="77777777" w:rsidR="00B93AFE" w:rsidRDefault="00F25E6F">
      <w:pPr>
        <w:numPr>
          <w:ilvl w:val="0"/>
          <w:numId w:val="2"/>
        </w:numPr>
        <w:spacing w:after="40" w:line="252" w:lineRule="auto"/>
        <w:ind w:left="360" w:hanging="200"/>
      </w:pPr>
      <w:r>
        <w:rPr>
          <w:rFonts w:ascii="Aptos" w:hAnsi="Aptos" w:cs="Aptos"/>
          <w:color w:val="424242"/>
          <w:sz w:val="19"/>
          <w:szCs w:val="19"/>
        </w:rPr>
        <w:t>Approve own payments or beyond authority</w:t>
      </w:r>
    </w:p>
    <w:p w14:paraId="6D8FCEA6" w14:textId="77777777" w:rsidR="00B93AFE" w:rsidRDefault="00F25E6F">
      <w:pPr>
        <w:numPr>
          <w:ilvl w:val="0"/>
          <w:numId w:val="2"/>
        </w:numPr>
        <w:spacing w:after="40" w:line="252" w:lineRule="auto"/>
        <w:ind w:left="360" w:hanging="200"/>
      </w:pPr>
      <w:r>
        <w:rPr>
          <w:rFonts w:ascii="Aptos" w:hAnsi="Aptos" w:cs="Aptos"/>
          <w:color w:val="424242"/>
          <w:sz w:val="19"/>
          <w:szCs w:val="19"/>
        </w:rPr>
        <w:t>Add or archive Xero accounts without the GM</w:t>
      </w:r>
    </w:p>
    <w:p w14:paraId="6D8FCEA7" w14:textId="77777777" w:rsidR="00B93AFE" w:rsidRDefault="00F25E6F">
      <w:pPr>
        <w:numPr>
          <w:ilvl w:val="0"/>
          <w:numId w:val="2"/>
        </w:numPr>
        <w:spacing w:after="40" w:line="252" w:lineRule="auto"/>
        <w:ind w:left="360" w:hanging="200"/>
      </w:pPr>
      <w:r>
        <w:rPr>
          <w:rFonts w:ascii="Aptos" w:hAnsi="Aptos" w:cs="Aptos"/>
          <w:color w:val="424242"/>
          <w:sz w:val="19"/>
          <w:szCs w:val="19"/>
        </w:rPr>
        <w:t>Release banking without authorisation</w:t>
      </w:r>
    </w:p>
    <w:p w14:paraId="6D8FCEA8" w14:textId="77777777" w:rsidR="00B93AFE" w:rsidRDefault="00F25E6F">
      <w:pPr>
        <w:numPr>
          <w:ilvl w:val="0"/>
          <w:numId w:val="2"/>
        </w:numPr>
        <w:spacing w:after="40" w:line="252" w:lineRule="auto"/>
        <w:ind w:left="360" w:hanging="200"/>
      </w:pPr>
      <w:r>
        <w:rPr>
          <w:rFonts w:ascii="Aptos" w:hAnsi="Aptos" w:cs="Aptos"/>
          <w:color w:val="424242"/>
          <w:sz w:val="19"/>
          <w:szCs w:val="19"/>
        </w:rPr>
        <w:t>Disclose payroll or personal data</w:t>
      </w:r>
    </w:p>
    <w:p w14:paraId="3CAFA1D5" w14:textId="77777777" w:rsidR="002836B7" w:rsidRDefault="002836B7" w:rsidP="002836B7">
      <w:pPr>
        <w:spacing w:after="4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AB"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EA9" w14:textId="77777777" w:rsidR="00B93AFE" w:rsidRDefault="00F25E6F">
            <w:pPr>
              <w:spacing w:after="40" w:line="264" w:lineRule="auto"/>
            </w:pPr>
            <w:r>
              <w:rPr>
                <w:rFonts w:ascii="Aptos" w:hAnsi="Aptos" w:cs="Aptos"/>
                <w:b/>
                <w:caps/>
                <w:color w:val="96B3D2"/>
                <w:spacing w:val="20"/>
                <w:sz w:val="15"/>
                <w:szCs w:val="15"/>
              </w:rPr>
              <w:t>Performance is measured by</w:t>
            </w:r>
          </w:p>
          <w:p w14:paraId="6D8FCEAA" w14:textId="77777777" w:rsidR="00B93AFE" w:rsidRDefault="00F25E6F">
            <w:pPr>
              <w:spacing w:after="0" w:line="252" w:lineRule="auto"/>
            </w:pPr>
            <w:r>
              <w:rPr>
                <w:rFonts w:ascii="Aptos" w:hAnsi="Aptos" w:cs="Aptos"/>
                <w:color w:val="424242"/>
                <w:sz w:val="19"/>
                <w:szCs w:val="19"/>
              </w:rPr>
              <w:t>Clean, on-time reconciliations; accurate payroll; statutory items prepared ahead of deadline; audit-ready support for every figure.</w:t>
            </w:r>
          </w:p>
        </w:tc>
      </w:tr>
    </w:tbl>
    <w:p w14:paraId="6D8FCEAC" w14:textId="77777777" w:rsidR="00B93AFE" w:rsidRDefault="00B93AFE">
      <w:pPr>
        <w:spacing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AF"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EAD" w14:textId="77777777" w:rsidR="00B93AFE" w:rsidRDefault="00F25E6F">
            <w:pPr>
              <w:spacing w:after="40" w:line="264" w:lineRule="auto"/>
            </w:pPr>
            <w:r>
              <w:rPr>
                <w:rFonts w:ascii="Aptos" w:hAnsi="Aptos" w:cs="Aptos"/>
                <w:b/>
                <w:caps/>
                <w:color w:val="FF0080"/>
                <w:spacing w:val="20"/>
                <w:sz w:val="15"/>
                <w:szCs w:val="15"/>
              </w:rPr>
              <w:t>Non-negotiable</w:t>
            </w:r>
          </w:p>
          <w:p w14:paraId="6D8FCEAE" w14:textId="77777777" w:rsidR="00B93AFE" w:rsidRDefault="00F25E6F">
            <w:pPr>
              <w:spacing w:after="0" w:line="252" w:lineRule="auto"/>
            </w:pPr>
            <w:r>
              <w:rPr>
                <w:rFonts w:ascii="Aptos" w:hAnsi="Aptos" w:cs="Aptos"/>
                <w:color w:val="424242"/>
                <w:sz w:val="19"/>
                <w:szCs w:val="19"/>
              </w:rPr>
              <w:t>Prepare, don’t self-approve · reconcile to Xero · never miss a statutory date.</w:t>
            </w:r>
          </w:p>
        </w:tc>
      </w:tr>
    </w:tbl>
    <w:p w14:paraId="6D8FCEB0" w14:textId="77777777" w:rsidR="00B93AFE" w:rsidRDefault="00B93AFE">
      <w:pPr>
        <w:spacing w:line="264" w:lineRule="auto"/>
      </w:pPr>
    </w:p>
    <w:p w14:paraId="0D539BCA" w14:textId="77777777" w:rsidR="002836B7" w:rsidRDefault="002836B7">
      <w:pPr>
        <w:spacing w:after="60" w:line="264" w:lineRule="auto"/>
        <w:rPr>
          <w:rFonts w:ascii="Aptos" w:hAnsi="Aptos" w:cs="Aptos"/>
          <w:b/>
          <w:caps/>
          <w:color w:val="FF0080"/>
          <w:spacing w:val="28"/>
          <w:sz w:val="15"/>
          <w:szCs w:val="15"/>
        </w:rPr>
      </w:pPr>
    </w:p>
    <w:p w14:paraId="2E51C43E" w14:textId="77777777" w:rsidR="002836B7" w:rsidRDefault="002836B7">
      <w:pPr>
        <w:spacing w:after="60" w:line="264" w:lineRule="auto"/>
        <w:rPr>
          <w:rFonts w:ascii="Aptos" w:hAnsi="Aptos" w:cs="Aptos"/>
          <w:b/>
          <w:caps/>
          <w:color w:val="FF0080"/>
          <w:spacing w:val="28"/>
          <w:sz w:val="15"/>
          <w:szCs w:val="15"/>
        </w:rPr>
      </w:pPr>
    </w:p>
    <w:p w14:paraId="33509A5D" w14:textId="77777777" w:rsidR="002836B7" w:rsidRDefault="002836B7">
      <w:pPr>
        <w:spacing w:after="60" w:line="264" w:lineRule="auto"/>
        <w:rPr>
          <w:rFonts w:ascii="Aptos" w:hAnsi="Aptos" w:cs="Aptos"/>
          <w:b/>
          <w:caps/>
          <w:color w:val="FF0080"/>
          <w:spacing w:val="28"/>
          <w:sz w:val="15"/>
          <w:szCs w:val="15"/>
        </w:rPr>
      </w:pPr>
    </w:p>
    <w:p w14:paraId="1E326C00" w14:textId="77777777" w:rsidR="002836B7" w:rsidRDefault="002836B7">
      <w:pPr>
        <w:spacing w:after="60" w:line="264" w:lineRule="auto"/>
        <w:rPr>
          <w:rFonts w:ascii="Aptos" w:hAnsi="Aptos" w:cs="Aptos"/>
          <w:b/>
          <w:caps/>
          <w:color w:val="FF0080"/>
          <w:spacing w:val="28"/>
          <w:sz w:val="15"/>
          <w:szCs w:val="15"/>
        </w:rPr>
      </w:pPr>
    </w:p>
    <w:p w14:paraId="56363AC2" w14:textId="77777777" w:rsidR="002836B7" w:rsidRDefault="002836B7">
      <w:pPr>
        <w:spacing w:after="60" w:line="264" w:lineRule="auto"/>
        <w:rPr>
          <w:rFonts w:ascii="Aptos" w:hAnsi="Aptos" w:cs="Aptos"/>
          <w:b/>
          <w:caps/>
          <w:color w:val="FF0080"/>
          <w:spacing w:val="28"/>
          <w:sz w:val="15"/>
          <w:szCs w:val="15"/>
        </w:rPr>
      </w:pPr>
    </w:p>
    <w:p w14:paraId="30D86593" w14:textId="77777777" w:rsidR="002836B7" w:rsidRDefault="002836B7">
      <w:pPr>
        <w:spacing w:after="60" w:line="264" w:lineRule="auto"/>
        <w:rPr>
          <w:rFonts w:ascii="Aptos" w:hAnsi="Aptos" w:cs="Aptos"/>
          <w:b/>
          <w:caps/>
          <w:color w:val="FF0080"/>
          <w:spacing w:val="28"/>
          <w:sz w:val="15"/>
          <w:szCs w:val="15"/>
        </w:rPr>
      </w:pPr>
    </w:p>
    <w:p w14:paraId="19D9FAA2" w14:textId="77777777" w:rsidR="002836B7" w:rsidRDefault="002836B7">
      <w:pPr>
        <w:spacing w:after="60" w:line="264" w:lineRule="auto"/>
        <w:rPr>
          <w:rFonts w:ascii="Aptos" w:hAnsi="Aptos" w:cs="Aptos"/>
          <w:b/>
          <w:caps/>
          <w:color w:val="FF0080"/>
          <w:spacing w:val="28"/>
          <w:sz w:val="15"/>
          <w:szCs w:val="15"/>
        </w:rPr>
      </w:pPr>
    </w:p>
    <w:p w14:paraId="342206C6" w14:textId="77777777" w:rsidR="002836B7" w:rsidRDefault="002836B7">
      <w:pPr>
        <w:spacing w:after="60" w:line="264" w:lineRule="auto"/>
        <w:rPr>
          <w:rFonts w:ascii="Aptos" w:hAnsi="Aptos" w:cs="Aptos"/>
          <w:b/>
          <w:caps/>
          <w:color w:val="FF0080"/>
          <w:spacing w:val="28"/>
          <w:sz w:val="15"/>
          <w:szCs w:val="15"/>
        </w:rPr>
      </w:pPr>
    </w:p>
    <w:p w14:paraId="5148952F" w14:textId="77777777" w:rsidR="002836B7" w:rsidRDefault="002836B7">
      <w:pPr>
        <w:spacing w:after="60" w:line="264" w:lineRule="auto"/>
        <w:rPr>
          <w:rFonts w:ascii="Aptos" w:hAnsi="Aptos" w:cs="Aptos"/>
          <w:b/>
          <w:caps/>
          <w:color w:val="FF0080"/>
          <w:spacing w:val="28"/>
          <w:sz w:val="15"/>
          <w:szCs w:val="15"/>
        </w:rPr>
      </w:pPr>
    </w:p>
    <w:p w14:paraId="7AF194A3" w14:textId="77777777" w:rsidR="002836B7" w:rsidRDefault="002836B7">
      <w:pPr>
        <w:spacing w:after="60" w:line="264" w:lineRule="auto"/>
        <w:rPr>
          <w:rFonts w:ascii="Aptos" w:hAnsi="Aptos" w:cs="Aptos"/>
          <w:b/>
          <w:caps/>
          <w:color w:val="FF0080"/>
          <w:spacing w:val="28"/>
          <w:sz w:val="15"/>
          <w:szCs w:val="15"/>
        </w:rPr>
      </w:pPr>
    </w:p>
    <w:p w14:paraId="550559E9" w14:textId="77777777" w:rsidR="002836B7" w:rsidRDefault="002836B7">
      <w:pPr>
        <w:spacing w:after="60" w:line="264" w:lineRule="auto"/>
        <w:rPr>
          <w:rFonts w:ascii="Aptos" w:hAnsi="Aptos" w:cs="Aptos"/>
          <w:b/>
          <w:caps/>
          <w:color w:val="FF0080"/>
          <w:spacing w:val="28"/>
          <w:sz w:val="15"/>
          <w:szCs w:val="15"/>
        </w:rPr>
      </w:pPr>
    </w:p>
    <w:p w14:paraId="23A69A30" w14:textId="77777777" w:rsidR="002836B7" w:rsidRDefault="002836B7">
      <w:pPr>
        <w:spacing w:after="60" w:line="264" w:lineRule="auto"/>
        <w:rPr>
          <w:rFonts w:ascii="Aptos" w:hAnsi="Aptos" w:cs="Aptos"/>
          <w:b/>
          <w:caps/>
          <w:color w:val="FF0080"/>
          <w:spacing w:val="28"/>
          <w:sz w:val="15"/>
          <w:szCs w:val="15"/>
        </w:rPr>
      </w:pPr>
    </w:p>
    <w:p w14:paraId="6D8FCEB2" w14:textId="31D61488" w:rsidR="00B93AFE" w:rsidRPr="002836B7" w:rsidRDefault="00F25E6F" w:rsidP="00C24CED">
      <w:pPr>
        <w:pBdr>
          <w:bottom w:val="single" w:sz="12" w:space="1" w:color="auto"/>
        </w:pBdr>
        <w:spacing w:before="120" w:after="120" w:line="264" w:lineRule="auto"/>
        <w:rPr>
          <w:rFonts w:ascii="Exo" w:hAnsi="Exo" w:cs="Exo"/>
          <w:b/>
          <w:color w:val="000000" w:themeColor="text1"/>
          <w:sz w:val="30"/>
          <w:szCs w:val="30"/>
        </w:rPr>
      </w:pPr>
      <w:r>
        <w:rPr>
          <w:rFonts w:ascii="Aptos" w:hAnsi="Aptos" w:cs="Aptos"/>
          <w:b/>
          <w:caps/>
          <w:color w:val="FF0080"/>
          <w:spacing w:val="28"/>
          <w:sz w:val="15"/>
          <w:szCs w:val="15"/>
        </w:rPr>
        <w:lastRenderedPageBreak/>
        <w:t>Part Two · Duty statements</w:t>
      </w:r>
      <w:r w:rsidR="002836B7">
        <w:br/>
      </w:r>
      <w:r>
        <w:rPr>
          <w:rFonts w:ascii="Exo" w:hAnsi="Exo" w:cs="Exo"/>
          <w:b/>
          <w:color w:val="FF0080"/>
          <w:sz w:val="30"/>
          <w:szCs w:val="30"/>
        </w:rPr>
        <w:t xml:space="preserve">— </w:t>
      </w:r>
      <w:r w:rsidRPr="002836B7">
        <w:rPr>
          <w:rFonts w:ascii="Exo" w:hAnsi="Exo" w:cs="Exo"/>
          <w:b/>
          <w:color w:val="000000" w:themeColor="text1"/>
          <w:sz w:val="30"/>
          <w:szCs w:val="30"/>
        </w:rPr>
        <w:t>2.3 · Accounting Assistant</w:t>
      </w:r>
    </w:p>
    <w:p w14:paraId="6D8FCEB3" w14:textId="77777777" w:rsidR="00B93AFE" w:rsidRDefault="00F25E6F">
      <w:pPr>
        <w:spacing w:after="130" w:line="276" w:lineRule="auto"/>
      </w:pPr>
      <w:r>
        <w:rPr>
          <w:rFonts w:ascii="Aptos" w:hAnsi="Aptos" w:cs="Aptos"/>
          <w:color w:val="6E6E6E"/>
          <w:sz w:val="21"/>
          <w:szCs w:val="21"/>
        </w:rPr>
        <w:t>Accurate capture, clean records &amp; reliable support. Reports to the Accountant &amp; GM · full-time · focus: data entry, AP &amp; records.</w:t>
      </w:r>
    </w:p>
    <w:p w14:paraId="6D8FCEB4" w14:textId="77777777" w:rsidR="00B93AFE" w:rsidRDefault="00F25E6F">
      <w:pPr>
        <w:spacing w:after="110" w:line="270" w:lineRule="auto"/>
      </w:pPr>
      <w:r>
        <w:rPr>
          <w:rFonts w:ascii="Aptos" w:hAnsi="Aptos" w:cs="Aptos"/>
          <w:color w:val="424242"/>
          <w:sz w:val="20"/>
          <w:szCs w:val="20"/>
        </w:rPr>
        <w:t xml:space="preserve">The Accounting Assistant keeps source data clean and complete — capturing bills, receipts and reimbursements accurately into Xero, maintaining orderly records, and supporting the </w:t>
      </w:r>
      <w:proofErr w:type="gramStart"/>
      <w:r>
        <w:rPr>
          <w:rFonts w:ascii="Aptos" w:hAnsi="Aptos" w:cs="Aptos"/>
          <w:color w:val="424242"/>
          <w:sz w:val="20"/>
          <w:szCs w:val="20"/>
        </w:rPr>
        <w:t>Accountant</w:t>
      </w:r>
      <w:proofErr w:type="gramEnd"/>
      <w:r>
        <w:rPr>
          <w:rFonts w:ascii="Aptos" w:hAnsi="Aptos" w:cs="Aptos"/>
          <w:color w:val="424242"/>
          <w:sz w:val="20"/>
          <w:szCs w:val="20"/>
        </w:rPr>
        <w:t xml:space="preserve"> through the cycles. The role provides the first half of every separated process: prepare and record, never approve.</w:t>
      </w:r>
    </w:p>
    <w:p w14:paraId="6D8FCEB5" w14:textId="77777777" w:rsidR="00B93AFE" w:rsidRDefault="00F25E6F">
      <w:pPr>
        <w:keepNext/>
        <w:keepLines/>
        <w:spacing w:before="60" w:after="30" w:line="264" w:lineRule="auto"/>
      </w:pPr>
      <w:r>
        <w:rPr>
          <w:rFonts w:ascii="Exo" w:hAnsi="Exo" w:cs="Exo"/>
          <w:b/>
          <w:color w:val="3C4147"/>
          <w:sz w:val="21"/>
          <w:szCs w:val="21"/>
        </w:rPr>
        <w:t>AP &amp; data entry</w:t>
      </w:r>
    </w:p>
    <w:p w14:paraId="6D8FCEB6" w14:textId="77777777" w:rsidR="00B93AFE" w:rsidRDefault="00F25E6F">
      <w:pPr>
        <w:spacing w:after="80" w:line="252" w:lineRule="auto"/>
      </w:pPr>
      <w:r>
        <w:rPr>
          <w:rFonts w:ascii="Aptos" w:hAnsi="Aptos" w:cs="Aptos"/>
          <w:color w:val="424242"/>
          <w:sz w:val="19"/>
          <w:szCs w:val="19"/>
        </w:rPr>
        <w:t>Draft bills in Xero on delivery, code to the GL, and attach correctly named receipts from OneDrive.</w:t>
      </w:r>
    </w:p>
    <w:p w14:paraId="6D8FCEB7" w14:textId="77777777" w:rsidR="00B93AFE" w:rsidRDefault="00F25E6F">
      <w:pPr>
        <w:keepNext/>
        <w:keepLines/>
        <w:spacing w:before="60" w:after="30" w:line="264" w:lineRule="auto"/>
      </w:pPr>
      <w:r>
        <w:rPr>
          <w:rFonts w:ascii="Exo" w:hAnsi="Exo" w:cs="Exo"/>
          <w:b/>
          <w:color w:val="3C4147"/>
          <w:sz w:val="21"/>
          <w:szCs w:val="21"/>
        </w:rPr>
        <w:t>Receipts &amp; reimbursements</w:t>
      </w:r>
    </w:p>
    <w:p w14:paraId="6D8FCEB8" w14:textId="77777777" w:rsidR="00B93AFE" w:rsidRDefault="00F25E6F">
      <w:pPr>
        <w:spacing w:after="80" w:line="252" w:lineRule="auto"/>
      </w:pPr>
      <w:r>
        <w:rPr>
          <w:rFonts w:ascii="Aptos" w:hAnsi="Aptos" w:cs="Aptos"/>
          <w:color w:val="424242"/>
          <w:sz w:val="19"/>
          <w:szCs w:val="19"/>
        </w:rPr>
        <w:t>Check and record employee expense claims as bills for the pay-run, with valid supporting receipts.</w:t>
      </w:r>
    </w:p>
    <w:p w14:paraId="6D8FCEB9" w14:textId="69792CB0" w:rsidR="00B93AFE" w:rsidRDefault="00F25E6F">
      <w:pPr>
        <w:keepNext/>
        <w:keepLines/>
        <w:spacing w:before="60" w:after="30" w:line="264" w:lineRule="auto"/>
      </w:pPr>
      <w:r>
        <w:rPr>
          <w:rFonts w:ascii="Exo" w:hAnsi="Exo" w:cs="Exo"/>
          <w:b/>
          <w:color w:val="3C4147"/>
          <w:sz w:val="21"/>
          <w:szCs w:val="21"/>
        </w:rPr>
        <w:t>Petty cash</w:t>
      </w:r>
      <w:ins w:id="132" w:author="Margrace Gacang" w:date="2026-09-02T16:33:00Z" w16du:dateUtc="2026-09-02T08:33:00Z">
        <w:r w:rsidR="00DC12AC">
          <w:rPr>
            <w:rFonts w:ascii="Exo" w:hAnsi="Exo" w:cs="Exo"/>
            <w:b/>
            <w:color w:val="3C4147"/>
            <w:sz w:val="21"/>
            <w:szCs w:val="21"/>
          </w:rPr>
          <w:t>, Credit Card</w:t>
        </w:r>
        <w:r w:rsidR="00FA6207">
          <w:rPr>
            <w:rFonts w:ascii="Exo" w:hAnsi="Exo" w:cs="Exo"/>
            <w:b/>
            <w:color w:val="3C4147"/>
            <w:sz w:val="21"/>
            <w:szCs w:val="21"/>
          </w:rPr>
          <w:t xml:space="preserve"> Recon,</w:t>
        </w:r>
      </w:ins>
      <w:r>
        <w:rPr>
          <w:rFonts w:ascii="Exo" w:hAnsi="Exo" w:cs="Exo"/>
          <w:b/>
          <w:color w:val="3C4147"/>
          <w:sz w:val="21"/>
          <w:szCs w:val="21"/>
        </w:rPr>
        <w:t xml:space="preserve"> &amp; filing</w:t>
      </w:r>
    </w:p>
    <w:p w14:paraId="6D8FCEBA" w14:textId="100DE665" w:rsidR="00B93AFE" w:rsidRDefault="00F25E6F">
      <w:pPr>
        <w:spacing w:after="80" w:line="252" w:lineRule="auto"/>
      </w:pPr>
      <w:r>
        <w:rPr>
          <w:rFonts w:ascii="Aptos" w:hAnsi="Aptos" w:cs="Aptos"/>
          <w:color w:val="424242"/>
          <w:sz w:val="19"/>
          <w:szCs w:val="19"/>
        </w:rPr>
        <w:t>Maintain petty cash records</w:t>
      </w:r>
      <w:ins w:id="133" w:author="Margrace Gacang" w:date="2026-09-02T16:33:00Z" w16du:dateUtc="2026-09-02T08:33:00Z">
        <w:r w:rsidR="00FA6207">
          <w:rPr>
            <w:rFonts w:ascii="Aptos" w:hAnsi="Aptos" w:cs="Aptos"/>
            <w:color w:val="424242"/>
            <w:sz w:val="19"/>
            <w:szCs w:val="19"/>
          </w:rPr>
          <w:t xml:space="preserve">, reconcile </w:t>
        </w:r>
      </w:ins>
      <w:ins w:id="134" w:author="Margrace Gacang" w:date="2026-09-02T16:34:00Z" w16du:dateUtc="2026-09-02T08:34:00Z">
        <w:r w:rsidR="009D5479">
          <w:rPr>
            <w:rFonts w:ascii="Aptos" w:hAnsi="Aptos" w:cs="Aptos"/>
            <w:color w:val="424242"/>
            <w:sz w:val="19"/>
            <w:szCs w:val="19"/>
          </w:rPr>
          <w:t>Corp Credit Card,</w:t>
        </w:r>
      </w:ins>
      <w:r>
        <w:rPr>
          <w:rFonts w:ascii="Aptos" w:hAnsi="Aptos" w:cs="Aptos"/>
          <w:color w:val="424242"/>
          <w:sz w:val="19"/>
          <w:szCs w:val="19"/>
        </w:rPr>
        <w:t xml:space="preserve"> and keep documents filed to the standard so anything is found in seconds.</w:t>
      </w:r>
    </w:p>
    <w:p w14:paraId="6D8FCEBB" w14:textId="77777777" w:rsidR="00B93AFE" w:rsidRDefault="00F25E6F">
      <w:pPr>
        <w:keepNext/>
        <w:keepLines/>
        <w:spacing w:before="60" w:after="30" w:line="264" w:lineRule="auto"/>
      </w:pPr>
      <w:r>
        <w:rPr>
          <w:rFonts w:ascii="Exo" w:hAnsi="Exo" w:cs="Exo"/>
          <w:b/>
          <w:color w:val="3C4147"/>
          <w:sz w:val="21"/>
          <w:szCs w:val="21"/>
        </w:rPr>
        <w:t>Cycle support</w:t>
      </w:r>
    </w:p>
    <w:p w14:paraId="6D8FCEBC" w14:textId="77777777" w:rsidR="00B93AFE" w:rsidRDefault="00F25E6F">
      <w:pPr>
        <w:spacing w:after="80" w:line="252" w:lineRule="auto"/>
      </w:pPr>
      <w:r>
        <w:rPr>
          <w:rFonts w:ascii="Aptos" w:hAnsi="Aptos" w:cs="Aptos"/>
          <w:color w:val="424242"/>
          <w:sz w:val="19"/>
          <w:szCs w:val="19"/>
        </w:rPr>
        <w:t xml:space="preserve">Support payroll, month-end and audit by preparing data accurately and on time for the </w:t>
      </w:r>
      <w:proofErr w:type="gramStart"/>
      <w:r>
        <w:rPr>
          <w:rFonts w:ascii="Aptos" w:hAnsi="Aptos" w:cs="Aptos"/>
          <w:color w:val="424242"/>
          <w:sz w:val="19"/>
          <w:szCs w:val="19"/>
        </w:rPr>
        <w:t>Accountant</w:t>
      </w:r>
      <w:proofErr w:type="gramEnd"/>
      <w:r>
        <w:rPr>
          <w:rFonts w:ascii="Aptos" w:hAnsi="Aptos" w:cs="Aptos"/>
          <w:color w:val="424242"/>
          <w:sz w:val="19"/>
          <w:szCs w:val="19"/>
        </w:rPr>
        <w:t>.</w:t>
      </w:r>
    </w:p>
    <w:p w14:paraId="6D8FCEBD" w14:textId="77777777" w:rsidR="00B93AFE" w:rsidRDefault="00F25E6F">
      <w:pPr>
        <w:keepNext/>
        <w:keepLines/>
        <w:spacing w:before="80" w:after="60" w:line="264" w:lineRule="auto"/>
      </w:pPr>
      <w:r>
        <w:rPr>
          <w:rFonts w:ascii="Exo" w:hAnsi="Exo" w:cs="Exo"/>
          <w:b/>
          <w:caps/>
          <w:color w:val="8C8C8C"/>
          <w:spacing w:val="20"/>
          <w:sz w:val="17"/>
          <w:szCs w:val="17"/>
        </w:rPr>
        <w:t>May</w:t>
      </w:r>
    </w:p>
    <w:p w14:paraId="6D8FCEBE" w14:textId="77777777" w:rsidR="00B93AFE" w:rsidRDefault="00F25E6F">
      <w:pPr>
        <w:numPr>
          <w:ilvl w:val="0"/>
          <w:numId w:val="2"/>
        </w:numPr>
        <w:spacing w:after="40" w:line="252" w:lineRule="auto"/>
        <w:ind w:left="360" w:hanging="200"/>
      </w:pPr>
      <w:r>
        <w:rPr>
          <w:rFonts w:ascii="Aptos" w:hAnsi="Aptos" w:cs="Aptos"/>
          <w:color w:val="424242"/>
          <w:sz w:val="19"/>
          <w:szCs w:val="19"/>
        </w:rPr>
        <w:t>Draft bills &amp; record transactions in Xero</w:t>
      </w:r>
    </w:p>
    <w:p w14:paraId="6D8FCEBF" w14:textId="77777777" w:rsidR="00B93AFE" w:rsidRDefault="00F25E6F">
      <w:pPr>
        <w:numPr>
          <w:ilvl w:val="0"/>
          <w:numId w:val="2"/>
        </w:numPr>
        <w:spacing w:after="40" w:line="252" w:lineRule="auto"/>
        <w:ind w:left="360" w:hanging="200"/>
      </w:pPr>
      <w:r>
        <w:rPr>
          <w:rFonts w:ascii="Aptos" w:hAnsi="Aptos" w:cs="Aptos"/>
          <w:color w:val="424242"/>
          <w:sz w:val="19"/>
          <w:szCs w:val="19"/>
        </w:rPr>
        <w:t>Check &amp; record reimbursement claims</w:t>
      </w:r>
    </w:p>
    <w:p w14:paraId="6D8FCEC0" w14:textId="77777777" w:rsidR="00B93AFE" w:rsidRDefault="00F25E6F">
      <w:pPr>
        <w:numPr>
          <w:ilvl w:val="0"/>
          <w:numId w:val="2"/>
        </w:numPr>
        <w:spacing w:after="40" w:line="252" w:lineRule="auto"/>
        <w:ind w:left="360" w:hanging="200"/>
      </w:pPr>
      <w:r>
        <w:rPr>
          <w:rFonts w:ascii="Aptos" w:hAnsi="Aptos" w:cs="Aptos"/>
          <w:color w:val="424242"/>
          <w:sz w:val="19"/>
          <w:szCs w:val="19"/>
        </w:rPr>
        <w:t>Maintain petty cash &amp; records</w:t>
      </w:r>
    </w:p>
    <w:p w14:paraId="6D8FCEC1" w14:textId="77777777" w:rsidR="00B93AFE" w:rsidRDefault="00F25E6F">
      <w:pPr>
        <w:numPr>
          <w:ilvl w:val="0"/>
          <w:numId w:val="2"/>
        </w:numPr>
        <w:spacing w:after="40" w:line="252" w:lineRule="auto"/>
        <w:ind w:left="360" w:hanging="200"/>
      </w:pPr>
      <w:r>
        <w:rPr>
          <w:rFonts w:ascii="Aptos" w:hAnsi="Aptos" w:cs="Aptos"/>
          <w:color w:val="424242"/>
          <w:sz w:val="19"/>
          <w:szCs w:val="19"/>
        </w:rPr>
        <w:t>Prepare data to support the cycles</w:t>
      </w:r>
    </w:p>
    <w:p w14:paraId="6D8FCEC2" w14:textId="77777777" w:rsidR="00B93AFE" w:rsidRDefault="00F25E6F">
      <w:pPr>
        <w:keepNext/>
        <w:keepLines/>
        <w:spacing w:before="80" w:after="60" w:line="264" w:lineRule="auto"/>
      </w:pPr>
      <w:r>
        <w:rPr>
          <w:rFonts w:ascii="Exo" w:hAnsi="Exo" w:cs="Exo"/>
          <w:b/>
          <w:caps/>
          <w:color w:val="8C8C8C"/>
          <w:spacing w:val="20"/>
          <w:sz w:val="17"/>
          <w:szCs w:val="17"/>
        </w:rPr>
        <w:t>May not</w:t>
      </w:r>
    </w:p>
    <w:p w14:paraId="6D8FCEC3" w14:textId="77777777" w:rsidR="00B93AFE" w:rsidRDefault="00F25E6F">
      <w:pPr>
        <w:numPr>
          <w:ilvl w:val="0"/>
          <w:numId w:val="2"/>
        </w:numPr>
        <w:spacing w:after="40" w:line="252" w:lineRule="auto"/>
        <w:ind w:left="360" w:hanging="200"/>
      </w:pPr>
      <w:r>
        <w:rPr>
          <w:rFonts w:ascii="Aptos" w:hAnsi="Aptos" w:cs="Aptos"/>
          <w:color w:val="424242"/>
          <w:sz w:val="19"/>
          <w:szCs w:val="19"/>
        </w:rPr>
        <w:t>Approve or authorise any payment</w:t>
      </w:r>
    </w:p>
    <w:p w14:paraId="6D8FCEC4" w14:textId="77777777" w:rsidR="00B93AFE" w:rsidRDefault="00F25E6F">
      <w:pPr>
        <w:numPr>
          <w:ilvl w:val="0"/>
          <w:numId w:val="2"/>
        </w:numPr>
        <w:spacing w:after="40" w:line="252" w:lineRule="auto"/>
        <w:ind w:left="360" w:hanging="200"/>
      </w:pPr>
      <w:r>
        <w:rPr>
          <w:rFonts w:ascii="Aptos" w:hAnsi="Aptos" w:cs="Aptos"/>
          <w:color w:val="424242"/>
          <w:sz w:val="19"/>
          <w:szCs w:val="19"/>
        </w:rPr>
        <w:t>Run payroll or release funds</w:t>
      </w:r>
    </w:p>
    <w:p w14:paraId="6D8FCEC5" w14:textId="77777777" w:rsidR="00B93AFE" w:rsidRDefault="00F25E6F">
      <w:pPr>
        <w:numPr>
          <w:ilvl w:val="0"/>
          <w:numId w:val="2"/>
        </w:numPr>
        <w:spacing w:after="40" w:line="252" w:lineRule="auto"/>
        <w:ind w:left="360" w:hanging="200"/>
      </w:pPr>
      <w:r>
        <w:rPr>
          <w:rFonts w:ascii="Aptos" w:hAnsi="Aptos" w:cs="Aptos"/>
          <w:color w:val="424242"/>
          <w:sz w:val="19"/>
          <w:szCs w:val="19"/>
        </w:rPr>
        <w:t>Change Xero accounts or master data</w:t>
      </w:r>
    </w:p>
    <w:p w14:paraId="6D8FCEC6" w14:textId="77777777" w:rsidR="00B93AFE" w:rsidRDefault="00F25E6F">
      <w:pPr>
        <w:numPr>
          <w:ilvl w:val="0"/>
          <w:numId w:val="2"/>
        </w:numPr>
        <w:spacing w:after="40" w:line="252" w:lineRule="auto"/>
        <w:ind w:left="360" w:hanging="200"/>
      </w:pPr>
      <w:r>
        <w:rPr>
          <w:rFonts w:ascii="Aptos" w:hAnsi="Aptos" w:cs="Aptos"/>
          <w:color w:val="424242"/>
          <w:sz w:val="19"/>
          <w:szCs w:val="19"/>
        </w:rPr>
        <w:t>Disclose payroll or personal data</w:t>
      </w:r>
    </w:p>
    <w:p w14:paraId="6AF71419" w14:textId="77777777" w:rsidR="00C24CED" w:rsidRDefault="00C24CED" w:rsidP="00C24CED">
      <w:pPr>
        <w:spacing w:after="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C9"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EC7" w14:textId="77777777" w:rsidR="00B93AFE" w:rsidRDefault="00F25E6F">
            <w:pPr>
              <w:spacing w:after="40" w:line="264" w:lineRule="auto"/>
            </w:pPr>
            <w:r>
              <w:rPr>
                <w:rFonts w:ascii="Aptos" w:hAnsi="Aptos" w:cs="Aptos"/>
                <w:b/>
                <w:caps/>
                <w:color w:val="96B3D2"/>
                <w:spacing w:val="20"/>
                <w:sz w:val="15"/>
                <w:szCs w:val="15"/>
              </w:rPr>
              <w:t>Performance is measured by</w:t>
            </w:r>
          </w:p>
          <w:p w14:paraId="6D8FCEC8" w14:textId="77777777" w:rsidR="00B93AFE" w:rsidRDefault="00F25E6F">
            <w:pPr>
              <w:spacing w:after="0" w:line="252" w:lineRule="auto"/>
            </w:pPr>
            <w:r>
              <w:rPr>
                <w:rFonts w:ascii="Aptos" w:hAnsi="Aptos" w:cs="Aptos"/>
                <w:color w:val="424242"/>
                <w:sz w:val="19"/>
                <w:szCs w:val="19"/>
              </w:rPr>
              <w:t>Prompt, accurate capture; correct coding; complete supporting documents; tidy records; reliable support through every cycle.</w:t>
            </w:r>
          </w:p>
        </w:tc>
      </w:tr>
    </w:tbl>
    <w:p w14:paraId="6D8FCECA" w14:textId="77777777" w:rsidR="00B93AFE" w:rsidRDefault="00B93AFE" w:rsidP="00C24CED">
      <w:pPr>
        <w:spacing w:after="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CD"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ECB" w14:textId="77777777" w:rsidR="00B93AFE" w:rsidRDefault="00F25E6F">
            <w:pPr>
              <w:spacing w:after="40" w:line="264" w:lineRule="auto"/>
            </w:pPr>
            <w:r>
              <w:rPr>
                <w:rFonts w:ascii="Aptos" w:hAnsi="Aptos" w:cs="Aptos"/>
                <w:b/>
                <w:caps/>
                <w:color w:val="FF0080"/>
                <w:spacing w:val="20"/>
                <w:sz w:val="15"/>
                <w:szCs w:val="15"/>
              </w:rPr>
              <w:t>Non-negotiable</w:t>
            </w:r>
          </w:p>
          <w:p w14:paraId="6D8FCECC" w14:textId="77777777" w:rsidR="00B93AFE" w:rsidRDefault="00F25E6F">
            <w:pPr>
              <w:spacing w:after="0" w:line="252" w:lineRule="auto"/>
            </w:pPr>
            <w:r>
              <w:rPr>
                <w:rFonts w:ascii="Aptos" w:hAnsi="Aptos" w:cs="Aptos"/>
                <w:color w:val="424242"/>
                <w:sz w:val="19"/>
                <w:szCs w:val="19"/>
              </w:rPr>
              <w:t>Capture accurately · record, never approve · confidentiality absolute.</w:t>
            </w:r>
          </w:p>
        </w:tc>
      </w:tr>
    </w:tbl>
    <w:p w14:paraId="432CF2D9" w14:textId="716DB160" w:rsidR="00B93AFE" w:rsidRDefault="00B93AFE" w:rsidP="00C24CED">
      <w:pPr>
        <w:spacing w:after="0" w:line="264" w:lineRule="auto"/>
        <w:rPr>
          <w:rFonts w:ascii="Aptos" w:hAnsi="Aptos" w:cs="Aptos"/>
          <w:b/>
          <w:caps/>
          <w:color w:val="FF0080"/>
          <w:spacing w:val="28"/>
          <w:sz w:val="15"/>
          <w:szCs w:val="15"/>
        </w:rPr>
      </w:pPr>
    </w:p>
    <w:p w14:paraId="6D8FCED0" w14:textId="2FF47264" w:rsidR="00B93AFE" w:rsidRPr="00C24CED" w:rsidRDefault="00F25E6F" w:rsidP="00C24CED">
      <w:pPr>
        <w:pBdr>
          <w:bottom w:val="single" w:sz="12" w:space="1" w:color="auto"/>
        </w:pBdr>
        <w:spacing w:before="120" w:after="120" w:line="264" w:lineRule="auto"/>
        <w:rPr>
          <w:rFonts w:ascii="Exo" w:hAnsi="Exo" w:cs="Exo"/>
          <w:b/>
          <w:color w:val="000000" w:themeColor="text1"/>
          <w:sz w:val="30"/>
          <w:szCs w:val="30"/>
        </w:rPr>
      </w:pPr>
      <w:r>
        <w:rPr>
          <w:rFonts w:ascii="Aptos" w:hAnsi="Aptos" w:cs="Aptos"/>
          <w:b/>
          <w:caps/>
          <w:color w:val="FF0080"/>
          <w:spacing w:val="28"/>
          <w:sz w:val="15"/>
          <w:szCs w:val="15"/>
        </w:rPr>
        <w:t>Part Two · Duty statements</w:t>
      </w:r>
      <w:r w:rsidR="00C24CED">
        <w:br/>
      </w:r>
      <w:r>
        <w:rPr>
          <w:rFonts w:ascii="Exo" w:hAnsi="Exo" w:cs="Exo"/>
          <w:b/>
          <w:color w:val="FF0080"/>
          <w:sz w:val="30"/>
          <w:szCs w:val="30"/>
        </w:rPr>
        <w:t xml:space="preserve">— </w:t>
      </w:r>
      <w:r w:rsidRPr="00C24CED">
        <w:rPr>
          <w:rFonts w:ascii="Exo" w:hAnsi="Exo" w:cs="Exo"/>
          <w:b/>
          <w:color w:val="000000" w:themeColor="text1"/>
          <w:sz w:val="30"/>
          <w:szCs w:val="30"/>
        </w:rPr>
        <w:t>2.4 · Separation of duties &amp; competency</w:t>
      </w:r>
    </w:p>
    <w:p w14:paraId="6D8FCED1" w14:textId="77777777" w:rsidR="00B93AFE" w:rsidRDefault="00F25E6F">
      <w:pPr>
        <w:spacing w:after="130" w:line="276" w:lineRule="auto"/>
      </w:pPr>
      <w:r>
        <w:rPr>
          <w:rFonts w:ascii="Aptos" w:hAnsi="Aptos" w:cs="Aptos"/>
          <w:color w:val="6E6E6E"/>
          <w:sz w:val="21"/>
          <w:szCs w:val="21"/>
        </w:rPr>
        <w:t>Who does what across a transaction — and who must not do it too. No single person prepares, approves and reconciles the same payment. Reviewed at least annually and tested in the May audit.</w:t>
      </w:r>
    </w:p>
    <w:tbl>
      <w:tblPr>
        <w:tblW w:w="9637" w:type="dxa"/>
        <w:tblInd w:w="100" w:type="dxa"/>
        <w:tblLayout w:type="fixed"/>
        <w:tblCellMar>
          <w:left w:w="10" w:type="dxa"/>
          <w:right w:w="10" w:type="dxa"/>
        </w:tblCellMar>
        <w:tblLook w:val="04A0" w:firstRow="1" w:lastRow="0" w:firstColumn="1" w:lastColumn="0" w:noHBand="0" w:noVBand="1"/>
      </w:tblPr>
      <w:tblGrid>
        <w:gridCol w:w="3277"/>
        <w:gridCol w:w="2120"/>
        <w:gridCol w:w="2120"/>
        <w:gridCol w:w="2120"/>
      </w:tblGrid>
      <w:tr w:rsidR="00B93AFE" w14:paraId="6D8FCED6" w14:textId="77777777">
        <w:trPr>
          <w:cantSplit/>
          <w:tblHeader/>
        </w:trPr>
        <w:tc>
          <w:tcPr>
            <w:tcW w:w="3277" w:type="dxa"/>
            <w:tcBorders>
              <w:bottom w:val="single" w:sz="8" w:space="0" w:color="8C8C8C"/>
            </w:tcBorders>
            <w:shd w:val="clear" w:color="auto" w:fill="EEF0F2"/>
            <w:tcMar>
              <w:top w:w="80" w:type="dxa"/>
              <w:left w:w="100" w:type="dxa"/>
              <w:bottom w:w="80" w:type="dxa"/>
              <w:right w:w="100" w:type="dxa"/>
            </w:tcMar>
          </w:tcPr>
          <w:p w14:paraId="6D8FCED2" w14:textId="77777777" w:rsidR="00B93AFE" w:rsidRDefault="00F25E6F">
            <w:pPr>
              <w:spacing w:after="0" w:line="264" w:lineRule="auto"/>
            </w:pPr>
            <w:r>
              <w:rPr>
                <w:rFonts w:ascii="Exo" w:hAnsi="Exo" w:cs="Exo"/>
                <w:b/>
                <w:color w:val="3C4147"/>
                <w:sz w:val="17"/>
                <w:szCs w:val="17"/>
              </w:rPr>
              <w:t>Activity</w:t>
            </w:r>
          </w:p>
        </w:tc>
        <w:tc>
          <w:tcPr>
            <w:tcW w:w="2120" w:type="dxa"/>
            <w:tcBorders>
              <w:bottom w:val="single" w:sz="8" w:space="0" w:color="8C8C8C"/>
            </w:tcBorders>
            <w:shd w:val="clear" w:color="auto" w:fill="EEF0F2"/>
            <w:tcMar>
              <w:top w:w="80" w:type="dxa"/>
              <w:left w:w="100" w:type="dxa"/>
              <w:bottom w:w="80" w:type="dxa"/>
              <w:right w:w="100" w:type="dxa"/>
            </w:tcMar>
          </w:tcPr>
          <w:p w14:paraId="6D8FCED3" w14:textId="77777777" w:rsidR="00B93AFE" w:rsidRDefault="00F25E6F">
            <w:pPr>
              <w:spacing w:after="0" w:line="264" w:lineRule="auto"/>
            </w:pPr>
            <w:r>
              <w:rPr>
                <w:rFonts w:ascii="Exo" w:hAnsi="Exo" w:cs="Exo"/>
                <w:b/>
                <w:color w:val="3C4147"/>
                <w:sz w:val="17"/>
                <w:szCs w:val="17"/>
              </w:rPr>
              <w:t>Assistant</w:t>
            </w:r>
          </w:p>
        </w:tc>
        <w:tc>
          <w:tcPr>
            <w:tcW w:w="2120" w:type="dxa"/>
            <w:tcBorders>
              <w:bottom w:val="single" w:sz="8" w:space="0" w:color="8C8C8C"/>
            </w:tcBorders>
            <w:shd w:val="clear" w:color="auto" w:fill="EEF0F2"/>
            <w:tcMar>
              <w:top w:w="80" w:type="dxa"/>
              <w:left w:w="100" w:type="dxa"/>
              <w:bottom w:w="80" w:type="dxa"/>
              <w:right w:w="100" w:type="dxa"/>
            </w:tcMar>
          </w:tcPr>
          <w:p w14:paraId="6D8FCED4" w14:textId="77777777" w:rsidR="00B93AFE" w:rsidRDefault="00F25E6F">
            <w:pPr>
              <w:spacing w:after="0" w:line="264" w:lineRule="auto"/>
            </w:pPr>
            <w:r>
              <w:rPr>
                <w:rFonts w:ascii="Exo" w:hAnsi="Exo" w:cs="Exo"/>
                <w:b/>
                <w:color w:val="3C4147"/>
                <w:sz w:val="17"/>
                <w:szCs w:val="17"/>
              </w:rPr>
              <w:t>Accountant</w:t>
            </w:r>
          </w:p>
        </w:tc>
        <w:tc>
          <w:tcPr>
            <w:tcW w:w="2120" w:type="dxa"/>
            <w:tcBorders>
              <w:bottom w:val="single" w:sz="8" w:space="0" w:color="8C8C8C"/>
            </w:tcBorders>
            <w:shd w:val="clear" w:color="auto" w:fill="EEF0F2"/>
            <w:tcMar>
              <w:top w:w="80" w:type="dxa"/>
              <w:left w:w="100" w:type="dxa"/>
              <w:bottom w:w="80" w:type="dxa"/>
              <w:right w:w="100" w:type="dxa"/>
            </w:tcMar>
          </w:tcPr>
          <w:p w14:paraId="6D8FCED5" w14:textId="77777777" w:rsidR="00B93AFE" w:rsidRDefault="00F25E6F">
            <w:pPr>
              <w:spacing w:after="0" w:line="264" w:lineRule="auto"/>
            </w:pPr>
            <w:r>
              <w:rPr>
                <w:rFonts w:ascii="Exo" w:hAnsi="Exo" w:cs="Exo"/>
                <w:b/>
                <w:color w:val="3C4147"/>
                <w:sz w:val="17"/>
                <w:szCs w:val="17"/>
              </w:rPr>
              <w:t>GM – Corp</w:t>
            </w:r>
          </w:p>
        </w:tc>
      </w:tr>
      <w:tr w:rsidR="00B93AFE" w14:paraId="6D8FCEDB" w14:textId="77777777">
        <w:trPr>
          <w:cantSplit/>
        </w:trPr>
        <w:tc>
          <w:tcPr>
            <w:tcW w:w="3277" w:type="dxa"/>
            <w:tcBorders>
              <w:bottom w:val="single" w:sz="4" w:space="0" w:color="D2D6DA"/>
            </w:tcBorders>
            <w:tcMar>
              <w:top w:w="80" w:type="dxa"/>
              <w:left w:w="100" w:type="dxa"/>
              <w:bottom w:w="80" w:type="dxa"/>
              <w:right w:w="100" w:type="dxa"/>
            </w:tcMar>
          </w:tcPr>
          <w:p w14:paraId="6D8FCED7" w14:textId="77777777" w:rsidR="00B93AFE" w:rsidRDefault="00F25E6F">
            <w:pPr>
              <w:spacing w:after="0" w:line="252" w:lineRule="auto"/>
            </w:pPr>
            <w:r>
              <w:rPr>
                <w:rFonts w:ascii="Aptos" w:hAnsi="Aptos" w:cs="Aptos"/>
                <w:color w:val="424242"/>
                <w:sz w:val="19"/>
                <w:szCs w:val="19"/>
              </w:rPr>
              <w:t>Draft bills &amp; capture receipts</w:t>
            </w:r>
          </w:p>
        </w:tc>
        <w:tc>
          <w:tcPr>
            <w:tcW w:w="2120" w:type="dxa"/>
            <w:tcBorders>
              <w:bottom w:val="single" w:sz="4" w:space="0" w:color="D2D6DA"/>
            </w:tcBorders>
            <w:tcMar>
              <w:top w:w="80" w:type="dxa"/>
              <w:left w:w="100" w:type="dxa"/>
              <w:bottom w:w="80" w:type="dxa"/>
              <w:right w:w="100" w:type="dxa"/>
            </w:tcMar>
          </w:tcPr>
          <w:p w14:paraId="6D8FCED8" w14:textId="77777777" w:rsidR="00B93AFE" w:rsidRDefault="00F25E6F">
            <w:pPr>
              <w:spacing w:after="0" w:line="252" w:lineRule="auto"/>
            </w:pPr>
            <w:r>
              <w:rPr>
                <w:rFonts w:ascii="Aptos" w:hAnsi="Aptos" w:cs="Aptos"/>
                <w:color w:val="424242"/>
                <w:sz w:val="19"/>
                <w:szCs w:val="19"/>
              </w:rPr>
              <w:t>Prepare</w:t>
            </w:r>
          </w:p>
        </w:tc>
        <w:tc>
          <w:tcPr>
            <w:tcW w:w="2120" w:type="dxa"/>
            <w:tcBorders>
              <w:bottom w:val="single" w:sz="4" w:space="0" w:color="D2D6DA"/>
            </w:tcBorders>
            <w:tcMar>
              <w:top w:w="80" w:type="dxa"/>
              <w:left w:w="100" w:type="dxa"/>
              <w:bottom w:w="80" w:type="dxa"/>
              <w:right w:w="100" w:type="dxa"/>
            </w:tcMar>
          </w:tcPr>
          <w:p w14:paraId="6D8FCED9" w14:textId="61855C64" w:rsidR="00B93AFE" w:rsidRDefault="00F25E6F">
            <w:pPr>
              <w:spacing w:after="0" w:line="252" w:lineRule="auto"/>
            </w:pPr>
            <w:r>
              <w:rPr>
                <w:rFonts w:ascii="Aptos" w:hAnsi="Aptos" w:cs="Aptos"/>
                <w:color w:val="424242"/>
                <w:sz w:val="19"/>
                <w:szCs w:val="19"/>
              </w:rPr>
              <w:t>Review</w:t>
            </w:r>
            <w:ins w:id="135" w:author="Margrace Gacang" w:date="2026-09-02T16:34:00Z" w16du:dateUtc="2026-09-02T08:34:00Z">
              <w:r w:rsidR="0055080D">
                <w:rPr>
                  <w:rFonts w:ascii="Aptos" w:hAnsi="Aptos" w:cs="Aptos"/>
                  <w:color w:val="424242"/>
                  <w:sz w:val="19"/>
                  <w:szCs w:val="19"/>
                </w:rPr>
                <w:t xml:space="preserve"> &amp; </w:t>
              </w:r>
              <w:proofErr w:type="gramStart"/>
              <w:r w:rsidR="0055080D">
                <w:rPr>
                  <w:rFonts w:ascii="Aptos" w:hAnsi="Aptos" w:cs="Aptos"/>
                  <w:color w:val="424242"/>
                  <w:sz w:val="19"/>
                  <w:szCs w:val="19"/>
                </w:rPr>
                <w:t>Approve</w:t>
              </w:r>
            </w:ins>
            <w:proofErr w:type="gramEnd"/>
          </w:p>
        </w:tc>
        <w:tc>
          <w:tcPr>
            <w:tcW w:w="2120" w:type="dxa"/>
            <w:tcBorders>
              <w:bottom w:val="single" w:sz="4" w:space="0" w:color="D2D6DA"/>
            </w:tcBorders>
            <w:tcMar>
              <w:top w:w="80" w:type="dxa"/>
              <w:left w:w="100" w:type="dxa"/>
              <w:bottom w:w="80" w:type="dxa"/>
              <w:right w:w="100" w:type="dxa"/>
            </w:tcMar>
          </w:tcPr>
          <w:p w14:paraId="6D8FCEDA" w14:textId="77777777" w:rsidR="00B93AFE" w:rsidRDefault="00F25E6F">
            <w:pPr>
              <w:spacing w:after="0" w:line="252" w:lineRule="auto"/>
            </w:pPr>
            <w:r>
              <w:rPr>
                <w:rFonts w:ascii="Aptos" w:hAnsi="Aptos" w:cs="Aptos"/>
                <w:color w:val="424242"/>
                <w:sz w:val="19"/>
                <w:szCs w:val="19"/>
              </w:rPr>
              <w:t>—</w:t>
            </w:r>
          </w:p>
        </w:tc>
      </w:tr>
      <w:tr w:rsidR="00B93AFE" w14:paraId="6D8FCEE0"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EDC" w14:textId="77777777" w:rsidR="00B93AFE" w:rsidRDefault="00F25E6F">
            <w:pPr>
              <w:spacing w:after="0" w:line="252" w:lineRule="auto"/>
            </w:pPr>
            <w:r>
              <w:rPr>
                <w:rFonts w:ascii="Aptos" w:hAnsi="Aptos" w:cs="Aptos"/>
                <w:color w:val="424242"/>
                <w:sz w:val="19"/>
                <w:szCs w:val="19"/>
              </w:rPr>
              <w:t>Approve payment</w:t>
            </w:r>
          </w:p>
        </w:tc>
        <w:tc>
          <w:tcPr>
            <w:tcW w:w="2120" w:type="dxa"/>
            <w:tcBorders>
              <w:bottom w:val="single" w:sz="4" w:space="0" w:color="D2D6DA"/>
            </w:tcBorders>
            <w:shd w:val="clear" w:color="auto" w:fill="FAFAFB"/>
            <w:tcMar>
              <w:top w:w="80" w:type="dxa"/>
              <w:left w:w="100" w:type="dxa"/>
              <w:bottom w:w="80" w:type="dxa"/>
              <w:right w:w="100" w:type="dxa"/>
            </w:tcMar>
          </w:tcPr>
          <w:p w14:paraId="6D8FCEDD" w14:textId="77777777" w:rsidR="00B93AFE" w:rsidRDefault="00F25E6F">
            <w:pPr>
              <w:spacing w:after="0" w:line="252" w:lineRule="auto"/>
            </w:pPr>
            <w:r>
              <w:rPr>
                <w:rFonts w:ascii="Aptos" w:hAnsi="Aptos" w:cs="Aptos"/>
                <w:color w:val="424242"/>
                <w:sz w:val="19"/>
                <w:szCs w:val="19"/>
              </w:rPr>
              <w:t>—</w:t>
            </w:r>
          </w:p>
        </w:tc>
        <w:tc>
          <w:tcPr>
            <w:tcW w:w="2120" w:type="dxa"/>
            <w:tcBorders>
              <w:bottom w:val="single" w:sz="4" w:space="0" w:color="D2D6DA"/>
            </w:tcBorders>
            <w:shd w:val="clear" w:color="auto" w:fill="FAFAFB"/>
            <w:tcMar>
              <w:top w:w="80" w:type="dxa"/>
              <w:left w:w="100" w:type="dxa"/>
              <w:bottom w:w="80" w:type="dxa"/>
              <w:right w:w="100" w:type="dxa"/>
            </w:tcMar>
          </w:tcPr>
          <w:p w14:paraId="6D8FCEDE" w14:textId="77777777" w:rsidR="00B93AFE" w:rsidRDefault="00F25E6F">
            <w:pPr>
              <w:spacing w:after="0" w:line="252" w:lineRule="auto"/>
            </w:pPr>
            <w:r>
              <w:rPr>
                <w:rFonts w:ascii="Aptos" w:hAnsi="Aptos" w:cs="Aptos"/>
                <w:color w:val="424242"/>
                <w:sz w:val="19"/>
                <w:szCs w:val="19"/>
              </w:rPr>
              <w:t>—</w:t>
            </w:r>
          </w:p>
        </w:tc>
        <w:tc>
          <w:tcPr>
            <w:tcW w:w="2120" w:type="dxa"/>
            <w:tcBorders>
              <w:bottom w:val="single" w:sz="4" w:space="0" w:color="D2D6DA"/>
            </w:tcBorders>
            <w:shd w:val="clear" w:color="auto" w:fill="FAFAFB"/>
            <w:tcMar>
              <w:top w:w="80" w:type="dxa"/>
              <w:left w:w="100" w:type="dxa"/>
              <w:bottom w:w="80" w:type="dxa"/>
              <w:right w:w="100" w:type="dxa"/>
            </w:tcMar>
          </w:tcPr>
          <w:p w14:paraId="6D8FCEDF" w14:textId="3D6C17FC" w:rsidR="00B93AFE" w:rsidRDefault="00F25E6F">
            <w:pPr>
              <w:spacing w:after="0" w:line="252" w:lineRule="auto"/>
            </w:pPr>
            <w:r>
              <w:rPr>
                <w:rFonts w:ascii="Aptos" w:hAnsi="Aptos" w:cs="Aptos"/>
                <w:color w:val="424242"/>
                <w:sz w:val="19"/>
                <w:szCs w:val="19"/>
              </w:rPr>
              <w:t>Approve*</w:t>
            </w:r>
            <w:ins w:id="136" w:author="Margrace Gacang" w:date="2026-09-02T16:36:00Z" w16du:dateUtc="2026-09-02T08:36:00Z">
              <w:r w:rsidR="006A7B9C">
                <w:rPr>
                  <w:rFonts w:ascii="Aptos" w:hAnsi="Aptos" w:cs="Aptos"/>
                  <w:color w:val="424242"/>
                  <w:sz w:val="19"/>
                  <w:szCs w:val="19"/>
                </w:rPr>
                <w:t xml:space="preserve"> </w:t>
              </w:r>
            </w:ins>
          </w:p>
        </w:tc>
      </w:tr>
      <w:tr w:rsidR="00B93AFE" w14:paraId="6D8FCEE5" w14:textId="77777777">
        <w:trPr>
          <w:cantSplit/>
        </w:trPr>
        <w:tc>
          <w:tcPr>
            <w:tcW w:w="3277" w:type="dxa"/>
            <w:tcBorders>
              <w:bottom w:val="single" w:sz="4" w:space="0" w:color="D2D6DA"/>
            </w:tcBorders>
            <w:tcMar>
              <w:top w:w="80" w:type="dxa"/>
              <w:left w:w="100" w:type="dxa"/>
              <w:bottom w:w="80" w:type="dxa"/>
              <w:right w:w="100" w:type="dxa"/>
            </w:tcMar>
          </w:tcPr>
          <w:p w14:paraId="6D8FCEE1" w14:textId="77777777" w:rsidR="00B93AFE" w:rsidRDefault="00F25E6F">
            <w:pPr>
              <w:spacing w:after="0" w:line="252" w:lineRule="auto"/>
            </w:pPr>
            <w:r>
              <w:rPr>
                <w:rFonts w:ascii="Aptos" w:hAnsi="Aptos" w:cs="Aptos"/>
                <w:color w:val="424242"/>
                <w:sz w:val="19"/>
                <w:szCs w:val="19"/>
              </w:rPr>
              <w:t>Release / authorise in bank</w:t>
            </w:r>
          </w:p>
        </w:tc>
        <w:tc>
          <w:tcPr>
            <w:tcW w:w="2120" w:type="dxa"/>
            <w:tcBorders>
              <w:bottom w:val="single" w:sz="4" w:space="0" w:color="D2D6DA"/>
            </w:tcBorders>
            <w:tcMar>
              <w:top w:w="80" w:type="dxa"/>
              <w:left w:w="100" w:type="dxa"/>
              <w:bottom w:w="80" w:type="dxa"/>
              <w:right w:w="100" w:type="dxa"/>
            </w:tcMar>
          </w:tcPr>
          <w:p w14:paraId="6D8FCEE2" w14:textId="77777777" w:rsidR="00B93AFE" w:rsidRDefault="00F25E6F">
            <w:pPr>
              <w:spacing w:after="0" w:line="252" w:lineRule="auto"/>
            </w:pPr>
            <w:r>
              <w:rPr>
                <w:rFonts w:ascii="Aptos" w:hAnsi="Aptos" w:cs="Aptos"/>
                <w:color w:val="424242"/>
                <w:sz w:val="19"/>
                <w:szCs w:val="19"/>
              </w:rPr>
              <w:t>—</w:t>
            </w:r>
          </w:p>
        </w:tc>
        <w:tc>
          <w:tcPr>
            <w:tcW w:w="2120" w:type="dxa"/>
            <w:tcBorders>
              <w:bottom w:val="single" w:sz="4" w:space="0" w:color="D2D6DA"/>
            </w:tcBorders>
            <w:tcMar>
              <w:top w:w="80" w:type="dxa"/>
              <w:left w:w="100" w:type="dxa"/>
              <w:bottom w:w="80" w:type="dxa"/>
              <w:right w:w="100" w:type="dxa"/>
            </w:tcMar>
          </w:tcPr>
          <w:p w14:paraId="6D8FCEE3" w14:textId="77777777" w:rsidR="00B93AFE" w:rsidRDefault="00F25E6F">
            <w:pPr>
              <w:spacing w:after="0" w:line="252" w:lineRule="auto"/>
            </w:pPr>
            <w:r>
              <w:rPr>
                <w:rFonts w:ascii="Aptos" w:hAnsi="Aptos" w:cs="Aptos"/>
                <w:color w:val="424242"/>
                <w:sz w:val="19"/>
                <w:szCs w:val="19"/>
              </w:rPr>
              <w:t>Execute</w:t>
            </w:r>
          </w:p>
        </w:tc>
        <w:tc>
          <w:tcPr>
            <w:tcW w:w="2120" w:type="dxa"/>
            <w:tcBorders>
              <w:bottom w:val="single" w:sz="4" w:space="0" w:color="D2D6DA"/>
            </w:tcBorders>
            <w:tcMar>
              <w:top w:w="80" w:type="dxa"/>
              <w:left w:w="100" w:type="dxa"/>
              <w:bottom w:w="80" w:type="dxa"/>
              <w:right w:w="100" w:type="dxa"/>
            </w:tcMar>
          </w:tcPr>
          <w:p w14:paraId="6D8FCEE4" w14:textId="77777777" w:rsidR="00B93AFE" w:rsidRDefault="00F25E6F">
            <w:pPr>
              <w:spacing w:after="0" w:line="252" w:lineRule="auto"/>
            </w:pPr>
            <w:r>
              <w:rPr>
                <w:rFonts w:ascii="Aptos" w:hAnsi="Aptos" w:cs="Aptos"/>
                <w:color w:val="424242"/>
                <w:sz w:val="19"/>
                <w:szCs w:val="19"/>
              </w:rPr>
              <w:t>Authorise</w:t>
            </w:r>
          </w:p>
        </w:tc>
      </w:tr>
      <w:tr w:rsidR="00B93AFE" w14:paraId="6D8FCEEA"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EE6" w14:textId="77777777" w:rsidR="00B93AFE" w:rsidRDefault="00F25E6F">
            <w:pPr>
              <w:spacing w:after="0" w:line="252" w:lineRule="auto"/>
            </w:pPr>
            <w:r>
              <w:rPr>
                <w:rFonts w:ascii="Aptos" w:hAnsi="Aptos" w:cs="Aptos"/>
                <w:color w:val="424242"/>
                <w:sz w:val="19"/>
                <w:szCs w:val="19"/>
              </w:rPr>
              <w:lastRenderedPageBreak/>
              <w:t>Run payroll</w:t>
            </w:r>
          </w:p>
        </w:tc>
        <w:tc>
          <w:tcPr>
            <w:tcW w:w="2120" w:type="dxa"/>
            <w:tcBorders>
              <w:bottom w:val="single" w:sz="4" w:space="0" w:color="D2D6DA"/>
            </w:tcBorders>
            <w:shd w:val="clear" w:color="auto" w:fill="FAFAFB"/>
            <w:tcMar>
              <w:top w:w="80" w:type="dxa"/>
              <w:left w:w="100" w:type="dxa"/>
              <w:bottom w:w="80" w:type="dxa"/>
              <w:right w:w="100" w:type="dxa"/>
            </w:tcMar>
          </w:tcPr>
          <w:p w14:paraId="6D8FCEE7" w14:textId="77777777" w:rsidR="00B93AFE" w:rsidRDefault="00F25E6F">
            <w:pPr>
              <w:spacing w:after="0" w:line="252" w:lineRule="auto"/>
            </w:pPr>
            <w:r>
              <w:rPr>
                <w:rFonts w:ascii="Aptos" w:hAnsi="Aptos" w:cs="Aptos"/>
                <w:color w:val="424242"/>
                <w:sz w:val="19"/>
                <w:szCs w:val="19"/>
              </w:rPr>
              <w:t>Support</w:t>
            </w:r>
          </w:p>
        </w:tc>
        <w:tc>
          <w:tcPr>
            <w:tcW w:w="2120" w:type="dxa"/>
            <w:tcBorders>
              <w:bottom w:val="single" w:sz="4" w:space="0" w:color="D2D6DA"/>
            </w:tcBorders>
            <w:shd w:val="clear" w:color="auto" w:fill="FAFAFB"/>
            <w:tcMar>
              <w:top w:w="80" w:type="dxa"/>
              <w:left w:w="100" w:type="dxa"/>
              <w:bottom w:w="80" w:type="dxa"/>
              <w:right w:w="100" w:type="dxa"/>
            </w:tcMar>
          </w:tcPr>
          <w:p w14:paraId="6D8FCEE8" w14:textId="77777777" w:rsidR="00B93AFE" w:rsidRDefault="00F25E6F">
            <w:pPr>
              <w:spacing w:after="0" w:line="252" w:lineRule="auto"/>
            </w:pPr>
            <w:r>
              <w:rPr>
                <w:rFonts w:ascii="Aptos" w:hAnsi="Aptos" w:cs="Aptos"/>
                <w:color w:val="424242"/>
                <w:sz w:val="19"/>
                <w:szCs w:val="19"/>
              </w:rPr>
              <w:t>Run</w:t>
            </w:r>
          </w:p>
        </w:tc>
        <w:tc>
          <w:tcPr>
            <w:tcW w:w="2120" w:type="dxa"/>
            <w:tcBorders>
              <w:bottom w:val="single" w:sz="4" w:space="0" w:color="D2D6DA"/>
            </w:tcBorders>
            <w:shd w:val="clear" w:color="auto" w:fill="FAFAFB"/>
            <w:tcMar>
              <w:top w:w="80" w:type="dxa"/>
              <w:left w:w="100" w:type="dxa"/>
              <w:bottom w:w="80" w:type="dxa"/>
              <w:right w:w="100" w:type="dxa"/>
            </w:tcMar>
          </w:tcPr>
          <w:p w14:paraId="6D8FCEE9" w14:textId="77777777" w:rsidR="00B93AFE" w:rsidRDefault="00F25E6F">
            <w:pPr>
              <w:spacing w:after="0" w:line="252" w:lineRule="auto"/>
            </w:pPr>
            <w:r>
              <w:rPr>
                <w:rFonts w:ascii="Aptos" w:hAnsi="Aptos" w:cs="Aptos"/>
                <w:color w:val="424242"/>
                <w:sz w:val="19"/>
                <w:szCs w:val="19"/>
              </w:rPr>
              <w:t>Approve</w:t>
            </w:r>
          </w:p>
        </w:tc>
      </w:tr>
      <w:tr w:rsidR="00B93AFE" w14:paraId="6D8FCEEF" w14:textId="77777777">
        <w:trPr>
          <w:cantSplit/>
        </w:trPr>
        <w:tc>
          <w:tcPr>
            <w:tcW w:w="3277" w:type="dxa"/>
            <w:tcBorders>
              <w:bottom w:val="single" w:sz="4" w:space="0" w:color="D2D6DA"/>
            </w:tcBorders>
            <w:tcMar>
              <w:top w:w="80" w:type="dxa"/>
              <w:left w:w="100" w:type="dxa"/>
              <w:bottom w:w="80" w:type="dxa"/>
              <w:right w:w="100" w:type="dxa"/>
            </w:tcMar>
          </w:tcPr>
          <w:p w14:paraId="6D8FCEEB" w14:textId="77777777" w:rsidR="00B93AFE" w:rsidRDefault="00F25E6F">
            <w:pPr>
              <w:spacing w:after="0" w:line="252" w:lineRule="auto"/>
            </w:pPr>
            <w:r>
              <w:rPr>
                <w:rFonts w:ascii="Aptos" w:hAnsi="Aptos" w:cs="Aptos"/>
                <w:color w:val="424242"/>
                <w:sz w:val="19"/>
                <w:szCs w:val="19"/>
              </w:rPr>
              <w:t>Bank reconciliation</w:t>
            </w:r>
          </w:p>
        </w:tc>
        <w:tc>
          <w:tcPr>
            <w:tcW w:w="2120" w:type="dxa"/>
            <w:tcBorders>
              <w:bottom w:val="single" w:sz="4" w:space="0" w:color="D2D6DA"/>
            </w:tcBorders>
            <w:tcMar>
              <w:top w:w="80" w:type="dxa"/>
              <w:left w:w="100" w:type="dxa"/>
              <w:bottom w:w="80" w:type="dxa"/>
              <w:right w:w="100" w:type="dxa"/>
            </w:tcMar>
          </w:tcPr>
          <w:p w14:paraId="6D8FCEEC" w14:textId="77777777" w:rsidR="00B93AFE" w:rsidRDefault="00F25E6F">
            <w:pPr>
              <w:spacing w:after="0" w:line="252" w:lineRule="auto"/>
            </w:pPr>
            <w:r>
              <w:rPr>
                <w:rFonts w:ascii="Aptos" w:hAnsi="Aptos" w:cs="Aptos"/>
                <w:color w:val="424242"/>
                <w:sz w:val="19"/>
                <w:szCs w:val="19"/>
              </w:rPr>
              <w:t>—</w:t>
            </w:r>
          </w:p>
        </w:tc>
        <w:tc>
          <w:tcPr>
            <w:tcW w:w="2120" w:type="dxa"/>
            <w:tcBorders>
              <w:bottom w:val="single" w:sz="4" w:space="0" w:color="D2D6DA"/>
            </w:tcBorders>
            <w:tcMar>
              <w:top w:w="80" w:type="dxa"/>
              <w:left w:w="100" w:type="dxa"/>
              <w:bottom w:w="80" w:type="dxa"/>
              <w:right w:w="100" w:type="dxa"/>
            </w:tcMar>
          </w:tcPr>
          <w:p w14:paraId="6D8FCEED" w14:textId="77777777" w:rsidR="00B93AFE" w:rsidRDefault="00F25E6F">
            <w:pPr>
              <w:spacing w:after="0" w:line="252" w:lineRule="auto"/>
            </w:pPr>
            <w:r>
              <w:rPr>
                <w:rFonts w:ascii="Aptos" w:hAnsi="Aptos" w:cs="Aptos"/>
                <w:color w:val="424242"/>
                <w:sz w:val="19"/>
                <w:szCs w:val="19"/>
              </w:rPr>
              <w:t>Reconcile</w:t>
            </w:r>
          </w:p>
        </w:tc>
        <w:tc>
          <w:tcPr>
            <w:tcW w:w="2120" w:type="dxa"/>
            <w:tcBorders>
              <w:bottom w:val="single" w:sz="4" w:space="0" w:color="D2D6DA"/>
            </w:tcBorders>
            <w:tcMar>
              <w:top w:w="80" w:type="dxa"/>
              <w:left w:w="100" w:type="dxa"/>
              <w:bottom w:w="80" w:type="dxa"/>
              <w:right w:w="100" w:type="dxa"/>
            </w:tcMar>
          </w:tcPr>
          <w:p w14:paraId="6D8FCEEE" w14:textId="77777777" w:rsidR="00B93AFE" w:rsidRDefault="00F25E6F">
            <w:pPr>
              <w:spacing w:after="0" w:line="252" w:lineRule="auto"/>
            </w:pPr>
            <w:r>
              <w:rPr>
                <w:rFonts w:ascii="Aptos" w:hAnsi="Aptos" w:cs="Aptos"/>
                <w:color w:val="424242"/>
                <w:sz w:val="19"/>
                <w:szCs w:val="19"/>
              </w:rPr>
              <w:t>Review</w:t>
            </w:r>
          </w:p>
        </w:tc>
      </w:tr>
      <w:tr w:rsidR="00B93AFE" w14:paraId="6D8FCEF4"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EF0" w14:textId="77777777" w:rsidR="00B93AFE" w:rsidRDefault="00F25E6F">
            <w:pPr>
              <w:spacing w:after="0" w:line="252" w:lineRule="auto"/>
            </w:pPr>
            <w:r>
              <w:rPr>
                <w:rFonts w:ascii="Aptos" w:hAnsi="Aptos" w:cs="Aptos"/>
                <w:color w:val="424242"/>
                <w:sz w:val="19"/>
                <w:szCs w:val="19"/>
              </w:rPr>
              <w:t>Chart of accounts change</w:t>
            </w:r>
          </w:p>
        </w:tc>
        <w:tc>
          <w:tcPr>
            <w:tcW w:w="2120" w:type="dxa"/>
            <w:tcBorders>
              <w:bottom w:val="single" w:sz="4" w:space="0" w:color="D2D6DA"/>
            </w:tcBorders>
            <w:shd w:val="clear" w:color="auto" w:fill="FAFAFB"/>
            <w:tcMar>
              <w:top w:w="80" w:type="dxa"/>
              <w:left w:w="100" w:type="dxa"/>
              <w:bottom w:w="80" w:type="dxa"/>
              <w:right w:w="100" w:type="dxa"/>
            </w:tcMar>
          </w:tcPr>
          <w:p w14:paraId="6D8FCEF1" w14:textId="77777777" w:rsidR="00B93AFE" w:rsidRDefault="00F25E6F">
            <w:pPr>
              <w:spacing w:after="0" w:line="252" w:lineRule="auto"/>
            </w:pPr>
            <w:r>
              <w:rPr>
                <w:rFonts w:ascii="Aptos" w:hAnsi="Aptos" w:cs="Aptos"/>
                <w:color w:val="424242"/>
                <w:sz w:val="19"/>
                <w:szCs w:val="19"/>
              </w:rPr>
              <w:t>—</w:t>
            </w:r>
          </w:p>
        </w:tc>
        <w:tc>
          <w:tcPr>
            <w:tcW w:w="2120" w:type="dxa"/>
            <w:tcBorders>
              <w:bottom w:val="single" w:sz="4" w:space="0" w:color="D2D6DA"/>
            </w:tcBorders>
            <w:shd w:val="clear" w:color="auto" w:fill="FAFAFB"/>
            <w:tcMar>
              <w:top w:w="80" w:type="dxa"/>
              <w:left w:w="100" w:type="dxa"/>
              <w:bottom w:w="80" w:type="dxa"/>
              <w:right w:w="100" w:type="dxa"/>
            </w:tcMar>
          </w:tcPr>
          <w:p w14:paraId="6D8FCEF2" w14:textId="77777777" w:rsidR="00B93AFE" w:rsidRDefault="00F25E6F">
            <w:pPr>
              <w:spacing w:after="0" w:line="252" w:lineRule="auto"/>
            </w:pPr>
            <w:r>
              <w:rPr>
                <w:rFonts w:ascii="Aptos" w:hAnsi="Aptos" w:cs="Aptos"/>
                <w:color w:val="424242"/>
                <w:sz w:val="19"/>
                <w:szCs w:val="19"/>
              </w:rPr>
              <w:t>Recommend</w:t>
            </w:r>
          </w:p>
        </w:tc>
        <w:tc>
          <w:tcPr>
            <w:tcW w:w="2120" w:type="dxa"/>
            <w:tcBorders>
              <w:bottom w:val="single" w:sz="4" w:space="0" w:color="D2D6DA"/>
            </w:tcBorders>
            <w:shd w:val="clear" w:color="auto" w:fill="FAFAFB"/>
            <w:tcMar>
              <w:top w:w="80" w:type="dxa"/>
              <w:left w:w="100" w:type="dxa"/>
              <w:bottom w:w="80" w:type="dxa"/>
              <w:right w:w="100" w:type="dxa"/>
            </w:tcMar>
          </w:tcPr>
          <w:p w14:paraId="6D8FCEF3" w14:textId="77777777" w:rsidR="00B93AFE" w:rsidRDefault="00F25E6F">
            <w:pPr>
              <w:spacing w:after="0" w:line="252" w:lineRule="auto"/>
            </w:pPr>
            <w:r>
              <w:rPr>
                <w:rFonts w:ascii="Aptos" w:hAnsi="Aptos" w:cs="Aptos"/>
                <w:color w:val="424242"/>
                <w:sz w:val="19"/>
                <w:szCs w:val="19"/>
              </w:rPr>
              <w:t>Approve</w:t>
            </w:r>
          </w:p>
        </w:tc>
      </w:tr>
    </w:tbl>
    <w:p w14:paraId="6D8FCEF5" w14:textId="77777777" w:rsidR="00B93AFE" w:rsidRDefault="00B93AFE" w:rsidP="00C24CED">
      <w:pPr>
        <w:spacing w:after="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F8"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EF6" w14:textId="77777777" w:rsidR="00B93AFE" w:rsidRDefault="00F25E6F">
            <w:pPr>
              <w:spacing w:after="40" w:line="264" w:lineRule="auto"/>
            </w:pPr>
            <w:r>
              <w:rPr>
                <w:rFonts w:ascii="Aptos" w:hAnsi="Aptos" w:cs="Aptos"/>
                <w:b/>
                <w:caps/>
                <w:color w:val="96B3D2"/>
                <w:spacing w:val="20"/>
                <w:sz w:val="15"/>
                <w:szCs w:val="15"/>
              </w:rPr>
              <w:t>Competency &amp; training</w:t>
            </w:r>
          </w:p>
          <w:p w14:paraId="6D8FCEF7" w14:textId="77777777" w:rsidR="00B93AFE" w:rsidRDefault="00F25E6F">
            <w:pPr>
              <w:spacing w:after="0" w:line="252" w:lineRule="auto"/>
            </w:pPr>
            <w:r>
              <w:rPr>
                <w:rFonts w:ascii="Aptos" w:hAnsi="Aptos" w:cs="Aptos"/>
                <w:color w:val="424242"/>
                <w:sz w:val="19"/>
                <w:szCs w:val="19"/>
              </w:rPr>
              <w:t>Anyone logging into the financial system (other than for approvals) must have completed the required Xero training. Competency is reviewed with the annual separation-of-duties review.</w:t>
            </w:r>
          </w:p>
        </w:tc>
      </w:tr>
    </w:tbl>
    <w:p w14:paraId="6D8FCEF9" w14:textId="77777777" w:rsidR="00B93AFE" w:rsidRDefault="00B93AFE" w:rsidP="00C24CED">
      <w:pPr>
        <w:spacing w:after="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EFC"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EFA" w14:textId="77777777" w:rsidR="00B93AFE" w:rsidRDefault="00F25E6F">
            <w:pPr>
              <w:spacing w:after="40" w:line="264" w:lineRule="auto"/>
            </w:pPr>
            <w:r>
              <w:rPr>
                <w:rFonts w:ascii="Aptos" w:hAnsi="Aptos" w:cs="Aptos"/>
                <w:b/>
                <w:caps/>
                <w:color w:val="FF0080"/>
                <w:spacing w:val="20"/>
                <w:sz w:val="15"/>
                <w:szCs w:val="15"/>
              </w:rPr>
              <w:t>*Within delegation</w:t>
            </w:r>
          </w:p>
          <w:p w14:paraId="6D8FCEFB" w14:textId="77777777" w:rsidR="00B93AFE" w:rsidRDefault="00F25E6F">
            <w:pPr>
              <w:spacing w:after="0" w:line="252" w:lineRule="auto"/>
            </w:pPr>
            <w:r>
              <w:rPr>
                <w:rFonts w:ascii="Aptos" w:hAnsi="Aptos" w:cs="Aptos"/>
                <w:color w:val="424242"/>
                <w:sz w:val="19"/>
                <w:szCs w:val="19"/>
              </w:rPr>
              <w:t>The GM approves only within their delegated limit; amounts above it are recommended to the Board. Approval and the bank authorisation that follows never rest with the person who prepared the payment.</w:t>
            </w:r>
          </w:p>
        </w:tc>
      </w:tr>
    </w:tbl>
    <w:p w14:paraId="6D8FCEFD" w14:textId="77777777" w:rsidR="00B93AFE" w:rsidRDefault="00B93AFE" w:rsidP="00C24CED">
      <w:pPr>
        <w:spacing w:after="0" w:line="264" w:lineRule="auto"/>
      </w:pPr>
    </w:p>
    <w:p w14:paraId="7C839237" w14:textId="77777777" w:rsidR="00B93AFE" w:rsidRDefault="00F25E6F">
      <w:pPr>
        <w:spacing w:after="60" w:line="264" w:lineRule="auto"/>
      </w:pPr>
      <w:r>
        <w:rPr>
          <w:rFonts w:ascii="Aptos" w:hAnsi="Aptos" w:cs="Aptos"/>
          <w:b/>
          <w:caps/>
          <w:color w:val="FF0080"/>
          <w:spacing w:val="28"/>
          <w:sz w:val="15"/>
          <w:szCs w:val="15"/>
        </w:rPr>
        <w:t>Part Three · Checklists</w:t>
      </w:r>
    </w:p>
    <w:p w14:paraId="6D8FCEFF" w14:textId="7D42C483" w:rsidR="00B93AFE" w:rsidRPr="00C24CED" w:rsidRDefault="00F25E6F" w:rsidP="00C24CED">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C24CED">
        <w:rPr>
          <w:rFonts w:ascii="Exo" w:hAnsi="Exo" w:cs="Exo"/>
          <w:b/>
          <w:color w:val="000000" w:themeColor="text1"/>
          <w:sz w:val="30"/>
          <w:szCs w:val="30"/>
        </w:rPr>
        <w:t>3.1 · Month-end close</w:t>
      </w:r>
    </w:p>
    <w:p w14:paraId="6D8FCF00" w14:textId="77777777" w:rsidR="00B93AFE" w:rsidRDefault="00F25E6F">
      <w:pPr>
        <w:spacing w:after="130" w:line="276" w:lineRule="auto"/>
      </w:pPr>
      <w:r>
        <w:rPr>
          <w:rFonts w:ascii="Aptos" w:hAnsi="Aptos" w:cs="Aptos"/>
          <w:color w:val="6E6E6E"/>
          <w:sz w:val="21"/>
          <w:szCs w:val="21"/>
        </w:rPr>
        <w:t>Tick and sign. The working checklists behind the cycles in part one — carried out on the ground, then recorded in Xero.</w:t>
      </w:r>
    </w:p>
    <w:p w14:paraId="6D8FCF01" w14:textId="77777777" w:rsidR="00B93AFE" w:rsidRDefault="00F25E6F">
      <w:pPr>
        <w:spacing w:after="130" w:line="276" w:lineRule="auto"/>
      </w:pPr>
      <w:r>
        <w:rPr>
          <w:rFonts w:ascii="Aptos" w:hAnsi="Aptos" w:cs="Aptos"/>
          <w:color w:val="6E6E6E"/>
          <w:sz w:val="21"/>
          <w:szCs w:val="21"/>
        </w:rPr>
        <w:t xml:space="preserve">Close the month cleanly so the End of Month report is accurate and </w:t>
      </w:r>
      <w:proofErr w:type="gramStart"/>
      <w:r>
        <w:rPr>
          <w:rFonts w:ascii="Aptos" w:hAnsi="Aptos" w:cs="Aptos"/>
          <w:color w:val="6E6E6E"/>
          <w:sz w:val="21"/>
          <w:szCs w:val="21"/>
        </w:rPr>
        <w:t>audit-ready</w:t>
      </w:r>
      <w:proofErr w:type="gramEnd"/>
      <w:r>
        <w:rPr>
          <w:rFonts w:ascii="Aptos" w:hAnsi="Aptos" w:cs="Aptos"/>
          <w:color w:val="6E6E6E"/>
          <w:sz w:val="21"/>
          <w:szCs w:val="21"/>
        </w:rPr>
        <w:t>. Everything reconciles to Xero.</w:t>
      </w:r>
    </w:p>
    <w:p w14:paraId="6D8FCF02" w14:textId="77777777" w:rsidR="00B93AFE" w:rsidRDefault="00F25E6F">
      <w:pPr>
        <w:keepNext/>
        <w:keepLines/>
        <w:spacing w:before="80" w:after="60" w:line="264" w:lineRule="auto"/>
      </w:pPr>
      <w:r>
        <w:rPr>
          <w:rFonts w:ascii="Exo" w:hAnsi="Exo" w:cs="Exo"/>
          <w:b/>
          <w:caps/>
          <w:color w:val="8C8C8C"/>
          <w:spacing w:val="20"/>
          <w:sz w:val="17"/>
          <w:szCs w:val="17"/>
        </w:rPr>
        <w:t>Capture &amp; reconcile</w:t>
      </w:r>
    </w:p>
    <w:p w14:paraId="6D8FCF03"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All bills &amp; invoices entered for the period</w:t>
      </w:r>
    </w:p>
    <w:p w14:paraId="6D8FCF04"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All receipts attached &amp; correctly coded</w:t>
      </w:r>
    </w:p>
    <w:p w14:paraId="6D8FCF05"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Bank reconciled to Xero for every account</w:t>
      </w:r>
    </w:p>
    <w:p w14:paraId="6D8FCF06"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Petty cash counted &amp; reconciled</w:t>
      </w:r>
    </w:p>
    <w:p w14:paraId="6D8FCF07"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Credit-card transactions billed &amp; reconciled</w:t>
      </w:r>
    </w:p>
    <w:p w14:paraId="6D8FCF08" w14:textId="77777777" w:rsidR="00B93AFE" w:rsidRDefault="00F25E6F">
      <w:pPr>
        <w:keepNext/>
        <w:keepLines/>
        <w:spacing w:before="80" w:after="60" w:line="264" w:lineRule="auto"/>
      </w:pPr>
      <w:r>
        <w:rPr>
          <w:rFonts w:ascii="Exo" w:hAnsi="Exo" w:cs="Exo"/>
          <w:b/>
          <w:caps/>
          <w:color w:val="8C8C8C"/>
          <w:spacing w:val="20"/>
          <w:sz w:val="17"/>
          <w:szCs w:val="17"/>
        </w:rPr>
        <w:t>Adjust &amp; review</w:t>
      </w:r>
    </w:p>
    <w:p w14:paraId="6D8FCF09"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Accruals, prepayments &amp; depreciation posted</w:t>
      </w:r>
    </w:p>
    <w:p w14:paraId="6D8FCF0A"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Intercompany / transfer-pricing invoice raised</w:t>
      </w:r>
    </w:p>
    <w:p w14:paraId="6D8FCF0B"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Balance-sheet accounts reviewed &amp; supported</w:t>
      </w:r>
    </w:p>
    <w:p w14:paraId="6D8FCF0C"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Budget vs actual variances explained</w:t>
      </w:r>
    </w:p>
    <w:p w14:paraId="6D8FCF0D"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End of Month report prepared (Reach)</w:t>
      </w:r>
    </w:p>
    <w:p w14:paraId="6D8FCF0E" w14:textId="77777777" w:rsidR="00B93AFE" w:rsidRDefault="00F25E6F">
      <w:pPr>
        <w:keepNext/>
        <w:keepLines/>
        <w:spacing w:before="80" w:after="60" w:line="264" w:lineRule="auto"/>
      </w:pPr>
      <w:r>
        <w:rPr>
          <w:rFonts w:ascii="Exo" w:hAnsi="Exo" w:cs="Exo"/>
          <w:b/>
          <w:caps/>
          <w:color w:val="8C8C8C"/>
          <w:spacing w:val="20"/>
          <w:sz w:val="17"/>
          <w:szCs w:val="17"/>
        </w:rPr>
        <w:t>Sign-off</w:t>
      </w:r>
    </w:p>
    <w:p w14:paraId="6D8FCF0F"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Reconciliations reviewed independently</w:t>
      </w:r>
    </w:p>
    <w:p w14:paraId="6D8FCF10"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Report reviewed &amp; approved by the GM</w:t>
      </w:r>
    </w:p>
    <w:p w14:paraId="6D8FCF11"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Period locked in Xero</w:t>
      </w:r>
    </w:p>
    <w:p w14:paraId="6D8FCF12" w14:textId="77777777" w:rsidR="00B93AFE" w:rsidRDefault="00F25E6F">
      <w:pPr>
        <w:keepNext/>
        <w:keepLines/>
        <w:spacing w:before="80" w:after="60" w:line="264" w:lineRule="auto"/>
      </w:pPr>
      <w:r>
        <w:rPr>
          <w:rFonts w:ascii="Exo" w:hAnsi="Exo" w:cs="Exo"/>
          <w:b/>
          <w:caps/>
          <w:color w:val="8C8C8C"/>
          <w:spacing w:val="20"/>
          <w:sz w:val="17"/>
          <w:szCs w:val="17"/>
        </w:rPr>
        <w:t>Always</w:t>
      </w:r>
    </w:p>
    <w:p w14:paraId="6D8FCF13"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Separation of duties maintained</w:t>
      </w:r>
    </w:p>
    <w:p w14:paraId="6D8FCF14"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Every figure supported &amp; audit-ready</w:t>
      </w:r>
    </w:p>
    <w:p w14:paraId="1D960B9F" w14:textId="77777777" w:rsidR="00C24CED" w:rsidRDefault="00C24CED">
      <w:pPr>
        <w:spacing w:after="60" w:line="264" w:lineRule="auto"/>
        <w:rPr>
          <w:rFonts w:ascii="Aptos" w:hAnsi="Aptos" w:cs="Aptos"/>
          <w:b/>
          <w:caps/>
          <w:color w:val="FF0080"/>
          <w:spacing w:val="28"/>
          <w:sz w:val="15"/>
          <w:szCs w:val="15"/>
        </w:rPr>
      </w:pPr>
      <w:r>
        <w:rPr>
          <w:rFonts w:ascii="Aptos" w:hAnsi="Aptos" w:cs="Aptos"/>
          <w:b/>
          <w:caps/>
          <w:color w:val="FF0080"/>
          <w:spacing w:val="28"/>
          <w:sz w:val="15"/>
          <w:szCs w:val="15"/>
        </w:rPr>
        <w:br/>
      </w:r>
    </w:p>
    <w:p w14:paraId="19330542" w14:textId="77777777" w:rsidR="00C24CED" w:rsidRDefault="00C24CED">
      <w:pPr>
        <w:spacing w:after="60" w:line="264" w:lineRule="auto"/>
        <w:rPr>
          <w:rFonts w:ascii="Aptos" w:hAnsi="Aptos" w:cs="Aptos"/>
          <w:b/>
          <w:caps/>
          <w:color w:val="FF0080"/>
          <w:spacing w:val="28"/>
          <w:sz w:val="15"/>
          <w:szCs w:val="15"/>
        </w:rPr>
      </w:pPr>
    </w:p>
    <w:p w14:paraId="7C77108F" w14:textId="77777777" w:rsidR="00C24CED" w:rsidRDefault="00C24CED">
      <w:pPr>
        <w:spacing w:after="60" w:line="264" w:lineRule="auto"/>
        <w:rPr>
          <w:rFonts w:ascii="Aptos" w:hAnsi="Aptos" w:cs="Aptos"/>
          <w:b/>
          <w:caps/>
          <w:color w:val="FF0080"/>
          <w:spacing w:val="28"/>
          <w:sz w:val="15"/>
          <w:szCs w:val="15"/>
        </w:rPr>
      </w:pPr>
    </w:p>
    <w:p w14:paraId="21262782" w14:textId="77777777" w:rsidR="00C24CED" w:rsidRDefault="00C24CED">
      <w:pPr>
        <w:spacing w:after="60" w:line="264" w:lineRule="auto"/>
        <w:rPr>
          <w:rFonts w:ascii="Aptos" w:hAnsi="Aptos" w:cs="Aptos"/>
          <w:b/>
          <w:caps/>
          <w:color w:val="FF0080"/>
          <w:spacing w:val="28"/>
          <w:sz w:val="15"/>
          <w:szCs w:val="15"/>
        </w:rPr>
      </w:pPr>
    </w:p>
    <w:p w14:paraId="0B267521" w14:textId="77777777" w:rsidR="00C24CED" w:rsidRDefault="00C24CED">
      <w:pPr>
        <w:spacing w:after="60" w:line="264" w:lineRule="auto"/>
        <w:rPr>
          <w:rFonts w:ascii="Aptos" w:hAnsi="Aptos" w:cs="Aptos"/>
          <w:b/>
          <w:caps/>
          <w:color w:val="FF0080"/>
          <w:spacing w:val="28"/>
          <w:sz w:val="15"/>
          <w:szCs w:val="15"/>
        </w:rPr>
      </w:pPr>
    </w:p>
    <w:p w14:paraId="01759F70" w14:textId="77777777" w:rsidR="00C24CED" w:rsidRDefault="00C24CED">
      <w:pPr>
        <w:spacing w:after="60" w:line="264" w:lineRule="auto"/>
        <w:rPr>
          <w:rFonts w:ascii="Aptos" w:hAnsi="Aptos" w:cs="Aptos"/>
          <w:b/>
          <w:caps/>
          <w:color w:val="FF0080"/>
          <w:spacing w:val="28"/>
          <w:sz w:val="15"/>
          <w:szCs w:val="15"/>
        </w:rPr>
      </w:pPr>
    </w:p>
    <w:p w14:paraId="21231196" w14:textId="77777777" w:rsidR="00C24CED" w:rsidRDefault="00C24CED">
      <w:pPr>
        <w:spacing w:after="60" w:line="264" w:lineRule="auto"/>
        <w:rPr>
          <w:rFonts w:ascii="Aptos" w:hAnsi="Aptos" w:cs="Aptos"/>
          <w:b/>
          <w:caps/>
          <w:color w:val="FF0080"/>
          <w:spacing w:val="28"/>
          <w:sz w:val="15"/>
          <w:szCs w:val="15"/>
        </w:rPr>
      </w:pPr>
    </w:p>
    <w:p w14:paraId="048FD3ED" w14:textId="77777777" w:rsidR="00B93AFE" w:rsidRDefault="00F25E6F">
      <w:pPr>
        <w:spacing w:after="60" w:line="264" w:lineRule="auto"/>
      </w:pPr>
      <w:r>
        <w:rPr>
          <w:rFonts w:ascii="Aptos" w:hAnsi="Aptos" w:cs="Aptos"/>
          <w:b/>
          <w:caps/>
          <w:color w:val="FF0080"/>
          <w:spacing w:val="28"/>
          <w:sz w:val="15"/>
          <w:szCs w:val="15"/>
        </w:rPr>
        <w:t>Part Three · Checklists</w:t>
      </w:r>
    </w:p>
    <w:p w14:paraId="6D8FCF16" w14:textId="46B40E27" w:rsidR="00B93AFE" w:rsidRPr="00C24CED" w:rsidRDefault="00F25E6F" w:rsidP="00C24CED">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C24CED">
        <w:rPr>
          <w:rFonts w:ascii="Exo" w:hAnsi="Exo" w:cs="Exo"/>
          <w:b/>
          <w:color w:val="000000" w:themeColor="text1"/>
          <w:sz w:val="30"/>
          <w:szCs w:val="30"/>
        </w:rPr>
        <w:t>3.2 · Fortnightly payroll run</w:t>
      </w:r>
    </w:p>
    <w:p w14:paraId="6D8FCF17" w14:textId="77777777" w:rsidR="00B93AFE" w:rsidRDefault="00F25E6F">
      <w:pPr>
        <w:spacing w:after="130" w:line="276" w:lineRule="auto"/>
      </w:pPr>
      <w:r>
        <w:rPr>
          <w:rFonts w:ascii="Aptos" w:hAnsi="Aptos" w:cs="Aptos"/>
          <w:color w:val="6E6E6E"/>
          <w:sz w:val="21"/>
          <w:szCs w:val="21"/>
        </w:rPr>
        <w:t>Run on Wednesdays. Work it in order so pay is accurate, on time, and properly approved before release.</w:t>
      </w:r>
    </w:p>
    <w:p w14:paraId="6D8FCF18" w14:textId="77777777" w:rsidR="00B93AFE" w:rsidRDefault="00F25E6F">
      <w:pPr>
        <w:keepNext/>
        <w:keepLines/>
        <w:spacing w:before="80" w:after="60" w:line="264" w:lineRule="auto"/>
      </w:pPr>
      <w:r>
        <w:rPr>
          <w:rFonts w:ascii="Exo" w:hAnsi="Exo" w:cs="Exo"/>
          <w:b/>
          <w:caps/>
          <w:color w:val="8C8C8C"/>
          <w:spacing w:val="20"/>
          <w:sz w:val="17"/>
          <w:szCs w:val="17"/>
        </w:rPr>
        <w:t>Prepare</w:t>
      </w:r>
    </w:p>
    <w:p w14:paraId="6D8FCF19"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Duplicate latest payroll sheet; name to pay-period end</w:t>
      </w:r>
    </w:p>
    <w:p w14:paraId="6D8FCF1A"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 xml:space="preserve">Update from Employee </w:t>
      </w:r>
      <w:proofErr w:type="spellStart"/>
      <w:r>
        <w:rPr>
          <w:rFonts w:ascii="Aptos" w:hAnsi="Aptos" w:cs="Aptos"/>
          <w:color w:val="424242"/>
          <w:sz w:val="19"/>
          <w:szCs w:val="19"/>
        </w:rPr>
        <w:t>Masterlist</w:t>
      </w:r>
      <w:proofErr w:type="spellEnd"/>
      <w:r>
        <w:rPr>
          <w:rFonts w:ascii="Aptos" w:hAnsi="Aptos" w:cs="Aptos"/>
          <w:color w:val="424242"/>
          <w:sz w:val="19"/>
          <w:szCs w:val="19"/>
        </w:rPr>
        <w:t xml:space="preserve"> (new hires / changes)</w:t>
      </w:r>
    </w:p>
    <w:p w14:paraId="6D8FCF1B"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 xml:space="preserve">Extract </w:t>
      </w:r>
      <w:proofErr w:type="gramStart"/>
      <w:r>
        <w:rPr>
          <w:rFonts w:ascii="Aptos" w:hAnsi="Aptos" w:cs="Aptos"/>
          <w:color w:val="424242"/>
          <w:sz w:val="19"/>
          <w:szCs w:val="19"/>
        </w:rPr>
        <w:t>leave</w:t>
      </w:r>
      <w:proofErr w:type="gramEnd"/>
      <w:r>
        <w:rPr>
          <w:rFonts w:ascii="Aptos" w:hAnsi="Aptos" w:cs="Aptos"/>
          <w:color w:val="424242"/>
          <w:sz w:val="19"/>
          <w:szCs w:val="19"/>
        </w:rPr>
        <w:t xml:space="preserve"> from BambooHR; plot into template</w:t>
      </w:r>
    </w:p>
    <w:p w14:paraId="6D8FCF1C"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Plot holidays &amp; premiums (100% regular / 30% special)</w:t>
      </w:r>
    </w:p>
    <w:p w14:paraId="6D8FCF1D"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Calculate gross, deductions, contributions &amp; net</w:t>
      </w:r>
    </w:p>
    <w:p w14:paraId="6D8FCF1E" w14:textId="77777777" w:rsidR="00B93AFE" w:rsidRDefault="00F25E6F">
      <w:pPr>
        <w:keepNext/>
        <w:keepLines/>
        <w:spacing w:before="80" w:after="60" w:line="264" w:lineRule="auto"/>
      </w:pPr>
      <w:r>
        <w:rPr>
          <w:rFonts w:ascii="Exo" w:hAnsi="Exo" w:cs="Exo"/>
          <w:b/>
          <w:caps/>
          <w:color w:val="8C8C8C"/>
          <w:spacing w:val="20"/>
          <w:sz w:val="17"/>
          <w:szCs w:val="17"/>
        </w:rPr>
        <w:t>Process &amp; pay</w:t>
      </w:r>
    </w:p>
    <w:p w14:paraId="6D8FCF1F" w14:textId="6B3A5BCB" w:rsidR="00B93AFE" w:rsidRDefault="00827BDF" w:rsidP="00C24CED">
      <w:pPr>
        <w:numPr>
          <w:ilvl w:val="0"/>
          <w:numId w:val="2"/>
        </w:numPr>
        <w:spacing w:after="0" w:line="252" w:lineRule="auto"/>
        <w:ind w:left="360" w:hanging="200"/>
      </w:pPr>
      <w:ins w:id="137" w:author="Margrace Gacang" w:date="2026-09-02T16:40:00Z" w16du:dateUtc="2026-09-02T08:40:00Z">
        <w:r>
          <w:rPr>
            <w:rFonts w:ascii="Aptos" w:hAnsi="Aptos" w:cs="Aptos"/>
            <w:color w:val="424242"/>
            <w:sz w:val="19"/>
            <w:szCs w:val="19"/>
          </w:rPr>
          <w:t>R</w:t>
        </w:r>
      </w:ins>
      <w:ins w:id="138" w:author="Margrace Gacang" w:date="2026-09-02T16:41:00Z" w16du:dateUtc="2026-09-02T08:41:00Z">
        <w:r>
          <w:rPr>
            <w:rFonts w:ascii="Aptos" w:hAnsi="Aptos" w:cs="Aptos"/>
            <w:color w:val="424242"/>
            <w:sz w:val="19"/>
            <w:szCs w:val="19"/>
          </w:rPr>
          <w:t xml:space="preserve">oll forward the excel spreadsheet </w:t>
        </w:r>
        <w:r w:rsidR="005172E1">
          <w:rPr>
            <w:rFonts w:ascii="Aptos" w:hAnsi="Aptos" w:cs="Aptos"/>
            <w:color w:val="424242"/>
            <w:sz w:val="19"/>
            <w:szCs w:val="19"/>
          </w:rPr>
          <w:t xml:space="preserve">to the current </w:t>
        </w:r>
        <w:proofErr w:type="spellStart"/>
        <w:r w:rsidR="005172E1">
          <w:rPr>
            <w:rFonts w:ascii="Aptos" w:hAnsi="Aptos" w:cs="Aptos"/>
            <w:color w:val="424242"/>
            <w:sz w:val="19"/>
            <w:szCs w:val="19"/>
          </w:rPr>
          <w:t>payrun</w:t>
        </w:r>
      </w:ins>
      <w:proofErr w:type="spellEnd"/>
      <w:del w:id="139" w:author="Margrace Gacang" w:date="2026-09-02T16:41:00Z" w16du:dateUtc="2026-09-02T08:41:00Z">
        <w:r w:rsidR="00F25E6F" w:rsidDel="005172E1">
          <w:rPr>
            <w:rFonts w:ascii="Aptos" w:hAnsi="Aptos" w:cs="Aptos"/>
            <w:color w:val="424242"/>
            <w:sz w:val="19"/>
            <w:szCs w:val="19"/>
          </w:rPr>
          <w:delText>Build pay run in Xero</w:delText>
        </w:r>
      </w:del>
      <w:r w:rsidR="00F25E6F">
        <w:rPr>
          <w:rFonts w:ascii="Aptos" w:hAnsi="Aptos" w:cs="Aptos"/>
          <w:color w:val="424242"/>
          <w:sz w:val="19"/>
          <w:szCs w:val="19"/>
        </w:rPr>
        <w:t>; match the payroll template</w:t>
      </w:r>
    </w:p>
    <w:p w14:paraId="6D8FCF20"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Review &amp; finalise; GM approves the run</w:t>
      </w:r>
    </w:p>
    <w:p w14:paraId="6D8FCF21"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Confirm any bank-detail change independently</w:t>
      </w:r>
    </w:p>
    <w:p w14:paraId="6D8FCF22" w14:textId="18D79E43" w:rsidR="00B93AFE" w:rsidRDefault="00F25E6F" w:rsidP="00C24CED">
      <w:pPr>
        <w:numPr>
          <w:ilvl w:val="0"/>
          <w:numId w:val="2"/>
        </w:numPr>
        <w:spacing w:after="0" w:line="252" w:lineRule="auto"/>
        <w:ind w:left="360" w:hanging="200"/>
      </w:pPr>
      <w:r>
        <w:rPr>
          <w:rFonts w:ascii="Aptos" w:hAnsi="Aptos" w:cs="Aptos"/>
          <w:color w:val="424242"/>
          <w:sz w:val="19"/>
          <w:szCs w:val="19"/>
        </w:rPr>
        <w:t xml:space="preserve">Populate &amp; import </w:t>
      </w:r>
      <w:del w:id="140" w:author="Margrace Gacang" w:date="2026-09-02T16:40:00Z" w16du:dateUtc="2026-09-02T08:40:00Z">
        <w:r w:rsidDel="00C03D78">
          <w:rPr>
            <w:rFonts w:ascii="Aptos" w:hAnsi="Aptos" w:cs="Aptos"/>
            <w:color w:val="424242"/>
            <w:sz w:val="19"/>
            <w:szCs w:val="19"/>
          </w:rPr>
          <w:delText xml:space="preserve">Wise </w:delText>
        </w:r>
      </w:del>
      <w:ins w:id="141" w:author="Margrace Gacang" w:date="2026-09-02T16:40:00Z" w16du:dateUtc="2026-09-02T08:40:00Z">
        <w:r w:rsidR="00C03D78">
          <w:rPr>
            <w:rFonts w:ascii="Aptos" w:hAnsi="Aptos" w:cs="Aptos"/>
            <w:color w:val="424242"/>
            <w:sz w:val="19"/>
            <w:szCs w:val="19"/>
          </w:rPr>
          <w:t>BPI</w:t>
        </w:r>
        <w:r w:rsidR="00C03D78">
          <w:rPr>
            <w:rFonts w:ascii="Aptos" w:hAnsi="Aptos" w:cs="Aptos"/>
            <w:color w:val="424242"/>
            <w:sz w:val="19"/>
            <w:szCs w:val="19"/>
          </w:rPr>
          <w:t xml:space="preserve"> </w:t>
        </w:r>
      </w:ins>
      <w:r>
        <w:rPr>
          <w:rFonts w:ascii="Aptos" w:hAnsi="Aptos" w:cs="Aptos"/>
          <w:color w:val="424242"/>
          <w:sz w:val="19"/>
          <w:szCs w:val="19"/>
        </w:rPr>
        <w:t>recipients’ template</w:t>
      </w:r>
    </w:p>
    <w:p w14:paraId="6D8FCF23" w14:textId="7BD096A9" w:rsidR="00B93AFE" w:rsidRDefault="00F25E6F" w:rsidP="00C24CED">
      <w:pPr>
        <w:numPr>
          <w:ilvl w:val="0"/>
          <w:numId w:val="2"/>
        </w:numPr>
        <w:spacing w:after="0" w:line="252" w:lineRule="auto"/>
        <w:ind w:left="360" w:hanging="200"/>
      </w:pPr>
      <w:del w:id="142" w:author="Margrace Gacang" w:date="2026-09-02T16:40:00Z" w16du:dateUtc="2026-09-02T08:40:00Z">
        <w:r w:rsidDel="00827BDF">
          <w:rPr>
            <w:rFonts w:ascii="Aptos" w:hAnsi="Aptos" w:cs="Aptos"/>
            <w:color w:val="424242"/>
            <w:sz w:val="19"/>
            <w:szCs w:val="19"/>
          </w:rPr>
          <w:delText xml:space="preserve">Submit batch; </w:delText>
        </w:r>
      </w:del>
      <w:ins w:id="143" w:author="Margrace Gacang" w:date="2026-09-02T16:40:00Z" w16du:dateUtc="2026-09-02T08:40:00Z">
        <w:r w:rsidR="00827BDF">
          <w:rPr>
            <w:rFonts w:ascii="Aptos" w:hAnsi="Aptos" w:cs="Aptos"/>
            <w:color w:val="424242"/>
            <w:sz w:val="19"/>
            <w:szCs w:val="19"/>
          </w:rPr>
          <w:t>S</w:t>
        </w:r>
      </w:ins>
      <w:del w:id="144" w:author="Margrace Gacang" w:date="2026-09-02T16:40:00Z" w16du:dateUtc="2026-09-02T08:40:00Z">
        <w:r w:rsidDel="00827BDF">
          <w:rPr>
            <w:rFonts w:ascii="Aptos" w:hAnsi="Aptos" w:cs="Aptos"/>
            <w:color w:val="424242"/>
            <w:sz w:val="19"/>
            <w:szCs w:val="19"/>
          </w:rPr>
          <w:delText>s</w:delText>
        </w:r>
      </w:del>
      <w:r>
        <w:rPr>
          <w:rFonts w:ascii="Aptos" w:hAnsi="Aptos" w:cs="Aptos"/>
          <w:color w:val="424242"/>
          <w:sz w:val="19"/>
          <w:szCs w:val="19"/>
        </w:rPr>
        <w:t xml:space="preserve">end payslips via </w:t>
      </w:r>
      <w:del w:id="145" w:author="Margrace Gacang" w:date="2026-09-02T16:40:00Z" w16du:dateUtc="2026-09-02T08:40:00Z">
        <w:r w:rsidDel="00827BDF">
          <w:rPr>
            <w:rFonts w:ascii="Aptos" w:hAnsi="Aptos" w:cs="Aptos"/>
            <w:color w:val="424242"/>
            <w:sz w:val="19"/>
            <w:szCs w:val="19"/>
          </w:rPr>
          <w:delText>Xero</w:delText>
        </w:r>
      </w:del>
      <w:ins w:id="146" w:author="Margrace Gacang" w:date="2026-09-02T16:40:00Z" w16du:dateUtc="2026-09-02T08:40:00Z">
        <w:r w:rsidR="00827BDF">
          <w:rPr>
            <w:rFonts w:ascii="Aptos" w:hAnsi="Aptos" w:cs="Aptos"/>
            <w:color w:val="424242"/>
            <w:sz w:val="19"/>
            <w:szCs w:val="19"/>
          </w:rPr>
          <w:t>email</w:t>
        </w:r>
      </w:ins>
    </w:p>
    <w:p w14:paraId="1466E6F7" w14:textId="77777777" w:rsidR="00C24CED" w:rsidRDefault="00C24CED" w:rsidP="00C24CED">
      <w:pPr>
        <w:spacing w:after="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26"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F24" w14:textId="77777777" w:rsidR="00B93AFE" w:rsidRDefault="00F25E6F">
            <w:pPr>
              <w:spacing w:after="40" w:line="264" w:lineRule="auto"/>
            </w:pPr>
            <w:r>
              <w:rPr>
                <w:rFonts w:ascii="Aptos" w:hAnsi="Aptos" w:cs="Aptos"/>
                <w:b/>
                <w:caps/>
                <w:color w:val="96B3D2"/>
                <w:spacing w:val="20"/>
                <w:sz w:val="15"/>
                <w:szCs w:val="15"/>
              </w:rPr>
              <w:t>Statutory check</w:t>
            </w:r>
          </w:p>
          <w:p w14:paraId="6D8FCF25" w14:textId="77777777" w:rsidR="00B93AFE" w:rsidRDefault="00F25E6F">
            <w:pPr>
              <w:spacing w:after="0" w:line="252" w:lineRule="auto"/>
            </w:pPr>
            <w:r>
              <w:rPr>
                <w:rFonts w:ascii="Aptos" w:hAnsi="Aptos" w:cs="Aptos"/>
                <w:color w:val="424242"/>
                <w:sz w:val="19"/>
                <w:szCs w:val="19"/>
              </w:rPr>
              <w:t>At the first cut-off of the year, check for updated government contribution tables. Ensure staff deductions equal the remittances submitted (SSS, PhilHealth, HDMF, withholding tax).</w:t>
            </w:r>
          </w:p>
        </w:tc>
      </w:tr>
    </w:tbl>
    <w:p w14:paraId="2A66485E" w14:textId="77777777" w:rsidR="00B93AFE" w:rsidRDefault="00B93AFE" w:rsidP="00C24CED">
      <w:pPr>
        <w:spacing w:after="60" w:line="264" w:lineRule="auto"/>
      </w:pPr>
    </w:p>
    <w:p w14:paraId="5B221008" w14:textId="44CDE8BC" w:rsidR="00B93AFE" w:rsidRDefault="00F25E6F">
      <w:pPr>
        <w:spacing w:after="60" w:line="264" w:lineRule="auto"/>
      </w:pPr>
      <w:r>
        <w:rPr>
          <w:rFonts w:ascii="Aptos" w:hAnsi="Aptos" w:cs="Aptos"/>
          <w:b/>
          <w:caps/>
          <w:color w:val="FF0080"/>
          <w:spacing w:val="28"/>
          <w:sz w:val="15"/>
          <w:szCs w:val="15"/>
        </w:rPr>
        <w:t>Part Three · Checklists</w:t>
      </w:r>
    </w:p>
    <w:p w14:paraId="6D8FCF29" w14:textId="79311717" w:rsidR="00B93AFE" w:rsidRPr="00C24CED" w:rsidRDefault="00F25E6F" w:rsidP="00C24CED">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C24CED">
        <w:rPr>
          <w:rFonts w:ascii="Exo" w:hAnsi="Exo" w:cs="Exo"/>
          <w:b/>
          <w:color w:val="000000" w:themeColor="text1"/>
          <w:sz w:val="30"/>
          <w:szCs w:val="30"/>
        </w:rPr>
        <w:t>3.3 · AP &amp; payment run</w:t>
      </w:r>
    </w:p>
    <w:p w14:paraId="6D8FCF2A" w14:textId="77777777" w:rsidR="00B93AFE" w:rsidRDefault="00F25E6F">
      <w:pPr>
        <w:spacing w:after="130" w:line="276" w:lineRule="auto"/>
      </w:pPr>
      <w:r>
        <w:rPr>
          <w:rFonts w:ascii="Aptos" w:hAnsi="Aptos" w:cs="Aptos"/>
          <w:color w:val="6E6E6E"/>
          <w:sz w:val="21"/>
          <w:szCs w:val="21"/>
        </w:rPr>
        <w:t>From invoice to reconciled payment — prepared by one person, approved by another, authorised in the bank, then reconciled. No step is skipped or combined.</w:t>
      </w:r>
    </w:p>
    <w:p w14:paraId="6D8FCF2B" w14:textId="77777777" w:rsidR="00B93AFE" w:rsidRDefault="00F25E6F">
      <w:pPr>
        <w:keepNext/>
        <w:keepLines/>
        <w:spacing w:before="80" w:after="60" w:line="264" w:lineRule="auto"/>
      </w:pPr>
      <w:r>
        <w:rPr>
          <w:rFonts w:ascii="Exo" w:hAnsi="Exo" w:cs="Exo"/>
          <w:b/>
          <w:caps/>
          <w:color w:val="8C8C8C"/>
          <w:spacing w:val="20"/>
          <w:sz w:val="17"/>
          <w:szCs w:val="17"/>
        </w:rPr>
        <w:t>Receive &amp; record</w:t>
      </w:r>
    </w:p>
    <w:p w14:paraId="6D8FCF2C"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Receive invoice on delivery of goods/services</w:t>
      </w:r>
    </w:p>
    <w:p w14:paraId="6D8FCF2D"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Confirm goods/services received &amp; in good order</w:t>
      </w:r>
    </w:p>
    <w:p w14:paraId="6D8FCF2E"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Save receipt to OneDrive (standard naming)</w:t>
      </w:r>
    </w:p>
    <w:p w14:paraId="6D8FCF2F"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Draft bill in Xero; code to GL; attach receipt</w:t>
      </w:r>
    </w:p>
    <w:p w14:paraId="6D8FCF30"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Submit the bill for approval</w:t>
      </w:r>
    </w:p>
    <w:p w14:paraId="6D8FCF31" w14:textId="77777777" w:rsidR="00B93AFE" w:rsidRDefault="00F25E6F">
      <w:pPr>
        <w:keepNext/>
        <w:keepLines/>
        <w:spacing w:before="80" w:after="60" w:line="264" w:lineRule="auto"/>
      </w:pPr>
      <w:r>
        <w:rPr>
          <w:rFonts w:ascii="Exo" w:hAnsi="Exo" w:cs="Exo"/>
          <w:b/>
          <w:caps/>
          <w:color w:val="8C8C8C"/>
          <w:spacing w:val="20"/>
          <w:sz w:val="17"/>
          <w:szCs w:val="17"/>
        </w:rPr>
        <w:t>Approve, pay &amp; reconcile</w:t>
      </w:r>
    </w:p>
    <w:p w14:paraId="6D8FCF32"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GM approves within delegation (escalate if above)</w:t>
      </w:r>
    </w:p>
    <w:p w14:paraId="6D8FCF33"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Verify payee bank details independently</w:t>
      </w:r>
    </w:p>
    <w:p w14:paraId="6D8FCF34"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Process payment in Metrobank; authorise</w:t>
      </w:r>
    </w:p>
    <w:p w14:paraId="6D8FCF35"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Save the OR; notify the vendor</w:t>
      </w:r>
    </w:p>
    <w:p w14:paraId="6D8FCF36"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Reconcile the payment to Xero (separate person)</w:t>
      </w:r>
    </w:p>
    <w:p w14:paraId="700C3301" w14:textId="77777777" w:rsidR="00C24CED" w:rsidRDefault="00C24CED" w:rsidP="00C24CED">
      <w:pPr>
        <w:spacing w:after="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39"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F37" w14:textId="77777777" w:rsidR="00B93AFE" w:rsidRDefault="00F25E6F">
            <w:pPr>
              <w:spacing w:after="40" w:line="264" w:lineRule="auto"/>
            </w:pPr>
            <w:r>
              <w:rPr>
                <w:rFonts w:ascii="Aptos" w:hAnsi="Aptos" w:cs="Aptos"/>
                <w:b/>
                <w:caps/>
                <w:color w:val="96B3D2"/>
                <w:spacing w:val="20"/>
                <w:sz w:val="15"/>
                <w:szCs w:val="15"/>
              </w:rPr>
              <w:t>Reimbursements</w:t>
            </w:r>
          </w:p>
          <w:p w14:paraId="6D8FCF38" w14:textId="77777777" w:rsidR="00B93AFE" w:rsidRDefault="00F25E6F">
            <w:pPr>
              <w:spacing w:after="0" w:line="252" w:lineRule="auto"/>
            </w:pPr>
            <w:r>
              <w:rPr>
                <w:rFonts w:ascii="Aptos" w:hAnsi="Aptos" w:cs="Aptos"/>
                <w:color w:val="424242"/>
                <w:sz w:val="19"/>
                <w:szCs w:val="19"/>
              </w:rPr>
              <w:t xml:space="preserve">Claims arrive in a single email at least three days before the pay run; check validity, draft bills on the Monday of pay-run </w:t>
            </w:r>
            <w:proofErr w:type="gramStart"/>
            <w:r>
              <w:rPr>
                <w:rFonts w:ascii="Aptos" w:hAnsi="Aptos" w:cs="Aptos"/>
                <w:color w:val="424242"/>
                <w:sz w:val="19"/>
                <w:szCs w:val="19"/>
              </w:rPr>
              <w:t>week, and</w:t>
            </w:r>
            <w:proofErr w:type="gramEnd"/>
            <w:r>
              <w:rPr>
                <w:rFonts w:ascii="Aptos" w:hAnsi="Aptos" w:cs="Aptos"/>
                <w:color w:val="424242"/>
                <w:sz w:val="19"/>
                <w:szCs w:val="19"/>
              </w:rPr>
              <w:t xml:space="preserve"> pay on the pay date with the rest of the batch.</w:t>
            </w:r>
          </w:p>
        </w:tc>
      </w:tr>
    </w:tbl>
    <w:p w14:paraId="6D8FCF3A" w14:textId="77777777" w:rsidR="00B93AFE" w:rsidRDefault="00B93AFE">
      <w:pPr>
        <w:spacing w:line="264" w:lineRule="auto"/>
      </w:pPr>
    </w:p>
    <w:p w14:paraId="67980A26" w14:textId="77777777" w:rsidR="00C24CED" w:rsidRDefault="00C24CED">
      <w:pPr>
        <w:spacing w:after="60" w:line="264" w:lineRule="auto"/>
        <w:rPr>
          <w:rFonts w:ascii="Aptos" w:hAnsi="Aptos" w:cs="Aptos"/>
          <w:b/>
          <w:caps/>
          <w:color w:val="FF0080"/>
          <w:spacing w:val="28"/>
          <w:sz w:val="15"/>
          <w:szCs w:val="15"/>
        </w:rPr>
      </w:pPr>
    </w:p>
    <w:p w14:paraId="412B57BD" w14:textId="77777777" w:rsidR="00C24CED" w:rsidRDefault="00C24CED">
      <w:pPr>
        <w:spacing w:after="60" w:line="264" w:lineRule="auto"/>
        <w:rPr>
          <w:rFonts w:ascii="Aptos" w:hAnsi="Aptos" w:cs="Aptos"/>
          <w:b/>
          <w:caps/>
          <w:color w:val="FF0080"/>
          <w:spacing w:val="28"/>
          <w:sz w:val="15"/>
          <w:szCs w:val="15"/>
        </w:rPr>
      </w:pPr>
    </w:p>
    <w:p w14:paraId="2738BE2F" w14:textId="77777777" w:rsidR="00C24CED" w:rsidRDefault="00C24CED">
      <w:pPr>
        <w:spacing w:after="60" w:line="264" w:lineRule="auto"/>
        <w:rPr>
          <w:rFonts w:ascii="Aptos" w:hAnsi="Aptos" w:cs="Aptos"/>
          <w:b/>
          <w:caps/>
          <w:color w:val="FF0080"/>
          <w:spacing w:val="28"/>
          <w:sz w:val="15"/>
          <w:szCs w:val="15"/>
        </w:rPr>
      </w:pPr>
    </w:p>
    <w:p w14:paraId="2A8102F5" w14:textId="77777777" w:rsidR="00B93AFE" w:rsidRDefault="00F25E6F">
      <w:pPr>
        <w:spacing w:after="60" w:line="264" w:lineRule="auto"/>
      </w:pPr>
      <w:r>
        <w:rPr>
          <w:rFonts w:ascii="Aptos" w:hAnsi="Aptos" w:cs="Aptos"/>
          <w:b/>
          <w:caps/>
          <w:color w:val="FF0080"/>
          <w:spacing w:val="28"/>
          <w:sz w:val="15"/>
          <w:szCs w:val="15"/>
        </w:rPr>
        <w:t>Part Three · Checklists</w:t>
      </w:r>
    </w:p>
    <w:p w14:paraId="6D8FCF3C" w14:textId="55D0134B" w:rsidR="00B93AFE" w:rsidRPr="00C24CED" w:rsidRDefault="00F25E6F" w:rsidP="00C24CED">
      <w:pPr>
        <w:pBdr>
          <w:bottom w:val="single" w:sz="12" w:space="1" w:color="auto"/>
        </w:pBdr>
        <w:spacing w:before="120" w:after="60" w:line="264" w:lineRule="auto"/>
        <w:rPr>
          <w:rFonts w:ascii="Exo" w:hAnsi="Exo" w:cs="Exo"/>
          <w:b/>
          <w:color w:val="000000" w:themeColor="text1"/>
          <w:sz w:val="30"/>
          <w:szCs w:val="30"/>
        </w:rPr>
      </w:pPr>
      <w:r>
        <w:rPr>
          <w:rFonts w:ascii="Exo" w:hAnsi="Exo" w:cs="Exo"/>
          <w:b/>
          <w:color w:val="FF0080"/>
          <w:sz w:val="30"/>
          <w:szCs w:val="30"/>
        </w:rPr>
        <w:t xml:space="preserve">— </w:t>
      </w:r>
      <w:r w:rsidRPr="00C24CED">
        <w:rPr>
          <w:rFonts w:ascii="Exo" w:hAnsi="Exo" w:cs="Exo"/>
          <w:b/>
          <w:color w:val="000000" w:themeColor="text1"/>
          <w:sz w:val="30"/>
          <w:szCs w:val="30"/>
        </w:rPr>
        <w:t>3.4 · Monthly statutory &amp; VAT compliance</w:t>
      </w:r>
    </w:p>
    <w:p w14:paraId="6D8FCF3D" w14:textId="77777777" w:rsidR="00B93AFE" w:rsidRDefault="00F25E6F" w:rsidP="00C24CED">
      <w:pPr>
        <w:spacing w:before="120" w:after="120" w:line="276" w:lineRule="auto"/>
      </w:pPr>
      <w:r>
        <w:rPr>
          <w:rFonts w:ascii="Aptos" w:hAnsi="Aptos" w:cs="Aptos"/>
          <w:color w:val="6E6E6E"/>
          <w:sz w:val="21"/>
          <w:szCs w:val="21"/>
        </w:rPr>
        <w:t xml:space="preserve">The </w:t>
      </w:r>
      <w:proofErr w:type="gramStart"/>
      <w:r>
        <w:rPr>
          <w:rFonts w:ascii="Aptos" w:hAnsi="Aptos" w:cs="Aptos"/>
          <w:color w:val="6E6E6E"/>
          <w:sz w:val="21"/>
          <w:szCs w:val="21"/>
        </w:rPr>
        <w:t>six monthly</w:t>
      </w:r>
      <w:proofErr w:type="gramEnd"/>
      <w:r>
        <w:rPr>
          <w:rFonts w:ascii="Aptos" w:hAnsi="Aptos" w:cs="Aptos"/>
          <w:color w:val="6E6E6E"/>
          <w:sz w:val="21"/>
          <w:szCs w:val="21"/>
        </w:rPr>
        <w:t xml:space="preserve"> lodgements that must never be late. Prepare ahead, remit by the due date, and file the proof.</w:t>
      </w:r>
    </w:p>
    <w:p w14:paraId="6D8FCF3E" w14:textId="77777777" w:rsidR="00B93AFE" w:rsidRDefault="00F25E6F">
      <w:pPr>
        <w:keepNext/>
        <w:keepLines/>
        <w:spacing w:before="80" w:after="60" w:line="264" w:lineRule="auto"/>
      </w:pPr>
      <w:r>
        <w:rPr>
          <w:rFonts w:ascii="Exo" w:hAnsi="Exo" w:cs="Exo"/>
          <w:b/>
          <w:caps/>
          <w:color w:val="8C8C8C"/>
          <w:spacing w:val="20"/>
          <w:sz w:val="17"/>
          <w:szCs w:val="17"/>
        </w:rPr>
        <w:t>Contributions</w:t>
      </w:r>
    </w:p>
    <w:p w14:paraId="6D8FCF3F"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Withholding tax — 1601C &amp; 0619E (by 10th)</w:t>
      </w:r>
    </w:p>
    <w:p w14:paraId="6D8FCF40"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HDMF / Pag-IBIG (10th–14th)</w:t>
      </w:r>
    </w:p>
    <w:p w14:paraId="6D8FCF41"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PhilHealth (11th–15th, EPRS)</w:t>
      </w:r>
    </w:p>
    <w:p w14:paraId="6D8FCF42"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SSS (25th–end)</w:t>
      </w:r>
    </w:p>
    <w:p w14:paraId="6D8FCF43"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HMO premium</w:t>
      </w:r>
    </w:p>
    <w:p w14:paraId="6D8FCF44" w14:textId="77777777" w:rsidR="00B93AFE" w:rsidRDefault="00F25E6F">
      <w:pPr>
        <w:keepNext/>
        <w:keepLines/>
        <w:spacing w:before="80" w:after="60" w:line="264" w:lineRule="auto"/>
      </w:pPr>
      <w:r>
        <w:rPr>
          <w:rFonts w:ascii="Exo" w:hAnsi="Exo" w:cs="Exo"/>
          <w:b/>
          <w:caps/>
          <w:color w:val="8C8C8C"/>
          <w:spacing w:val="20"/>
          <w:sz w:val="17"/>
          <w:szCs w:val="17"/>
        </w:rPr>
        <w:t>Tax &amp; proof</w:t>
      </w:r>
    </w:p>
    <w:p w14:paraId="6D8FCF45" w14:textId="60E11314" w:rsidR="00B93AFE" w:rsidRDefault="00F25E6F" w:rsidP="00C24CED">
      <w:pPr>
        <w:numPr>
          <w:ilvl w:val="0"/>
          <w:numId w:val="2"/>
        </w:numPr>
        <w:spacing w:after="0" w:line="252" w:lineRule="auto"/>
        <w:ind w:left="360" w:hanging="200"/>
      </w:pPr>
      <w:r>
        <w:rPr>
          <w:rFonts w:ascii="Aptos" w:hAnsi="Aptos" w:cs="Aptos"/>
          <w:color w:val="424242"/>
          <w:sz w:val="19"/>
          <w:szCs w:val="19"/>
        </w:rPr>
        <w:t xml:space="preserve">Monthly VAT declaration (by </w:t>
      </w:r>
      <w:del w:id="147" w:author="Margrace Gacang" w:date="2026-09-02T16:43:00Z" w16du:dateUtc="2026-09-02T08:43:00Z">
        <w:r w:rsidDel="00B75FE8">
          <w:rPr>
            <w:rFonts w:ascii="Aptos" w:hAnsi="Aptos" w:cs="Aptos"/>
            <w:color w:val="424242"/>
            <w:sz w:val="19"/>
            <w:szCs w:val="19"/>
          </w:rPr>
          <w:delText>20th</w:delText>
        </w:r>
      </w:del>
      <w:ins w:id="148" w:author="Margrace Gacang" w:date="2026-09-02T16:43:00Z" w16du:dateUtc="2026-09-02T08:43:00Z">
        <w:r w:rsidR="00B75FE8">
          <w:rPr>
            <w:rFonts w:ascii="Aptos" w:hAnsi="Aptos" w:cs="Aptos"/>
            <w:color w:val="424242"/>
            <w:sz w:val="19"/>
            <w:szCs w:val="19"/>
          </w:rPr>
          <w:t>2</w:t>
        </w:r>
        <w:r w:rsidR="00B75FE8">
          <w:rPr>
            <w:rFonts w:ascii="Aptos" w:hAnsi="Aptos" w:cs="Aptos"/>
            <w:color w:val="424242"/>
            <w:sz w:val="19"/>
            <w:szCs w:val="19"/>
          </w:rPr>
          <w:t>5</w:t>
        </w:r>
        <w:r w:rsidR="00B75FE8">
          <w:rPr>
            <w:rFonts w:ascii="Aptos" w:hAnsi="Aptos" w:cs="Aptos"/>
            <w:color w:val="424242"/>
            <w:sz w:val="19"/>
            <w:szCs w:val="19"/>
          </w:rPr>
          <w:t>th</w:t>
        </w:r>
      </w:ins>
      <w:r>
        <w:rPr>
          <w:rFonts w:ascii="Aptos" w:hAnsi="Aptos" w:cs="Aptos"/>
          <w:color w:val="424242"/>
          <w:sz w:val="19"/>
          <w:szCs w:val="19"/>
        </w:rPr>
        <w:t>)</w:t>
      </w:r>
    </w:p>
    <w:p w14:paraId="6D8FCF46"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Reconcile deductions to remittances</w:t>
      </w:r>
    </w:p>
    <w:p w14:paraId="6D8FCF47"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GM reviews &amp; approves remittances</w:t>
      </w:r>
    </w:p>
    <w:p w14:paraId="6D8FCF48" w14:textId="73BF8130" w:rsidR="00B93AFE" w:rsidRDefault="00F25E6F" w:rsidP="00C24CED">
      <w:pPr>
        <w:numPr>
          <w:ilvl w:val="0"/>
          <w:numId w:val="2"/>
        </w:numPr>
        <w:spacing w:after="0" w:line="252" w:lineRule="auto"/>
        <w:ind w:left="360" w:hanging="200"/>
      </w:pPr>
      <w:r>
        <w:rPr>
          <w:rFonts w:ascii="Aptos" w:hAnsi="Aptos" w:cs="Aptos"/>
          <w:color w:val="424242"/>
          <w:sz w:val="19"/>
          <w:szCs w:val="19"/>
        </w:rPr>
        <w:t xml:space="preserve">File confirmations &amp; ORs to </w:t>
      </w:r>
      <w:del w:id="149" w:author="Margrace Gacang" w:date="2026-09-02T16:43:00Z" w16du:dateUtc="2026-09-02T08:43:00Z">
        <w:r w:rsidDel="00B75FE8">
          <w:rPr>
            <w:rFonts w:ascii="Aptos" w:hAnsi="Aptos" w:cs="Aptos"/>
            <w:color w:val="424242"/>
            <w:sz w:val="19"/>
            <w:szCs w:val="19"/>
          </w:rPr>
          <w:delText>OneDrive</w:delText>
        </w:r>
      </w:del>
      <w:ins w:id="150" w:author="Margrace Gacang" w:date="2026-09-02T16:43:00Z" w16du:dateUtc="2026-09-02T08:43:00Z">
        <w:r w:rsidR="00B75FE8">
          <w:rPr>
            <w:rFonts w:ascii="Aptos" w:hAnsi="Aptos" w:cs="Aptos"/>
            <w:color w:val="424242"/>
            <w:sz w:val="19"/>
            <w:szCs w:val="19"/>
          </w:rPr>
          <w:t>Asana</w:t>
        </w:r>
      </w:ins>
    </w:p>
    <w:p w14:paraId="6D8FCF49" w14:textId="77777777" w:rsidR="00B93AFE" w:rsidRDefault="00F25E6F" w:rsidP="00C24CED">
      <w:pPr>
        <w:numPr>
          <w:ilvl w:val="0"/>
          <w:numId w:val="2"/>
        </w:numPr>
        <w:spacing w:after="0" w:line="252" w:lineRule="auto"/>
        <w:ind w:left="360" w:hanging="200"/>
      </w:pPr>
      <w:r>
        <w:rPr>
          <w:rFonts w:ascii="Aptos" w:hAnsi="Aptos" w:cs="Aptos"/>
          <w:color w:val="424242"/>
          <w:sz w:val="19"/>
          <w:szCs w:val="19"/>
        </w:rPr>
        <w:t>Record payments &amp; reconcile in Xero</w:t>
      </w:r>
    </w:p>
    <w:p w14:paraId="42448124" w14:textId="77777777" w:rsidR="00C24CED" w:rsidRDefault="00C24CED" w:rsidP="00C24CED">
      <w:pPr>
        <w:spacing w:after="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4C"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F4A" w14:textId="5B1E97DA" w:rsidR="00B93AFE" w:rsidRDefault="00F25E6F">
            <w:pPr>
              <w:spacing w:after="40" w:line="264" w:lineRule="auto"/>
            </w:pPr>
            <w:r>
              <w:rPr>
                <w:rFonts w:ascii="Aptos" w:hAnsi="Aptos" w:cs="Aptos"/>
                <w:b/>
                <w:caps/>
                <w:color w:val="FF0080"/>
                <w:spacing w:val="20"/>
                <w:sz w:val="15"/>
                <w:szCs w:val="15"/>
              </w:rPr>
              <w:t>Don’t forget the quarter</w:t>
            </w:r>
            <w:ins w:id="151" w:author="Margrace Gacang" w:date="2026-09-02T16:45:00Z" w16du:dateUtc="2026-09-02T08:45:00Z">
              <w:r w:rsidR="00124E51">
                <w:rPr>
                  <w:rFonts w:ascii="Aptos" w:hAnsi="Aptos" w:cs="Aptos"/>
                  <w:b/>
                  <w:caps/>
                  <w:color w:val="FF0080"/>
                  <w:spacing w:val="20"/>
                  <w:sz w:val="15"/>
                  <w:szCs w:val="15"/>
                </w:rPr>
                <w:t xml:space="preserve"> and </w:t>
              </w:r>
              <w:r w:rsidR="004C4BA9">
                <w:rPr>
                  <w:rFonts w:ascii="Aptos" w:hAnsi="Aptos" w:cs="Aptos"/>
                  <w:b/>
                  <w:caps/>
                  <w:color w:val="FF0080"/>
                  <w:spacing w:val="20"/>
                  <w:sz w:val="15"/>
                  <w:szCs w:val="15"/>
                </w:rPr>
                <w:t>YEAR-END</w:t>
              </w:r>
            </w:ins>
          </w:p>
          <w:p w14:paraId="6D8FCF4B" w14:textId="16C0CA15" w:rsidR="00B93AFE" w:rsidRDefault="00F25E6F">
            <w:pPr>
              <w:spacing w:after="0" w:line="252" w:lineRule="auto"/>
            </w:pPr>
            <w:r>
              <w:rPr>
                <w:rFonts w:ascii="Aptos" w:hAnsi="Aptos" w:cs="Aptos"/>
                <w:color w:val="424242"/>
                <w:sz w:val="19"/>
                <w:szCs w:val="19"/>
              </w:rPr>
              <w:t xml:space="preserve">Quarterly VAT (25th, Oct/Jan/Apr/Jul) and </w:t>
            </w:r>
            <w:del w:id="152" w:author="Margrace Gacang" w:date="2026-09-02T16:44:00Z" w16du:dateUtc="2026-09-02T08:44:00Z">
              <w:r w:rsidDel="00B75FE8">
                <w:rPr>
                  <w:rFonts w:ascii="Aptos" w:hAnsi="Aptos" w:cs="Aptos"/>
                  <w:color w:val="424242"/>
                  <w:sz w:val="19"/>
                  <w:szCs w:val="19"/>
                </w:rPr>
                <w:delText xml:space="preserve">quarterly </w:delText>
              </w:r>
            </w:del>
            <w:ins w:id="153" w:author="Margrace Gacang" w:date="2026-09-02T16:44:00Z" w16du:dateUtc="2026-09-02T08:44:00Z">
              <w:r w:rsidR="00B75FE8">
                <w:rPr>
                  <w:rFonts w:ascii="Aptos" w:hAnsi="Aptos" w:cs="Aptos"/>
                  <w:color w:val="424242"/>
                  <w:sz w:val="19"/>
                  <w:szCs w:val="19"/>
                </w:rPr>
                <w:t>annual</w:t>
              </w:r>
              <w:r w:rsidR="00B75FE8">
                <w:rPr>
                  <w:rFonts w:ascii="Aptos" w:hAnsi="Aptos" w:cs="Aptos"/>
                  <w:color w:val="424242"/>
                  <w:sz w:val="19"/>
                  <w:szCs w:val="19"/>
                </w:rPr>
                <w:t xml:space="preserve"> </w:t>
              </w:r>
            </w:ins>
            <w:r>
              <w:rPr>
                <w:rFonts w:ascii="Aptos" w:hAnsi="Aptos" w:cs="Aptos"/>
                <w:color w:val="424242"/>
                <w:sz w:val="19"/>
                <w:szCs w:val="19"/>
              </w:rPr>
              <w:t>income tax (15th, Oct</w:t>
            </w:r>
            <w:del w:id="154" w:author="Margrace Gacang" w:date="2026-09-02T16:44:00Z" w16du:dateUtc="2026-09-02T08:44:00Z">
              <w:r w:rsidDel="00B136D7">
                <w:rPr>
                  <w:rFonts w:ascii="Aptos" w:hAnsi="Aptos" w:cs="Aptos"/>
                  <w:color w:val="424242"/>
                  <w:sz w:val="19"/>
                  <w:szCs w:val="19"/>
                </w:rPr>
                <w:delText>/Jan/Apr</w:delText>
              </w:r>
            </w:del>
            <w:r>
              <w:rPr>
                <w:rFonts w:ascii="Aptos" w:hAnsi="Aptos" w:cs="Aptos"/>
                <w:color w:val="424242"/>
                <w:sz w:val="19"/>
                <w:szCs w:val="19"/>
              </w:rPr>
              <w:t>) sit on top of the monthly run — check the compliance calendar (1.9) at the start of every month.</w:t>
            </w:r>
          </w:p>
        </w:tc>
      </w:tr>
    </w:tbl>
    <w:p w14:paraId="6D8FCF4D" w14:textId="77777777" w:rsidR="00B93AFE" w:rsidRDefault="00B93AFE">
      <w:pPr>
        <w:spacing w:line="264" w:lineRule="auto"/>
      </w:pPr>
    </w:p>
    <w:p w14:paraId="3DC82449" w14:textId="77777777" w:rsidR="00B93AFE" w:rsidRDefault="00F25E6F">
      <w:pPr>
        <w:spacing w:after="60" w:line="264" w:lineRule="auto"/>
      </w:pPr>
      <w:r>
        <w:rPr>
          <w:rFonts w:ascii="Aptos" w:hAnsi="Aptos" w:cs="Aptos"/>
          <w:b/>
          <w:caps/>
          <w:color w:val="FF0080"/>
          <w:spacing w:val="28"/>
          <w:sz w:val="15"/>
          <w:szCs w:val="15"/>
        </w:rPr>
        <w:t>Part Four · Reference</w:t>
      </w:r>
    </w:p>
    <w:p w14:paraId="6D8FCF4F" w14:textId="3F2CB043" w:rsidR="00B93AFE" w:rsidRPr="00C276E9" w:rsidRDefault="00F25E6F" w:rsidP="00C24CED">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C276E9">
        <w:rPr>
          <w:rFonts w:ascii="Exo" w:hAnsi="Exo" w:cs="Exo"/>
          <w:b/>
          <w:color w:val="000000" w:themeColor="text1"/>
          <w:sz w:val="30"/>
          <w:szCs w:val="30"/>
        </w:rPr>
        <w:t>4.1 · Service standards — what great looks like</w:t>
      </w:r>
    </w:p>
    <w:p w14:paraId="6D8FCF50" w14:textId="77777777" w:rsidR="00B93AFE" w:rsidRDefault="00F25E6F">
      <w:pPr>
        <w:spacing w:after="130" w:line="276" w:lineRule="auto"/>
      </w:pPr>
      <w:r>
        <w:rPr>
          <w:rFonts w:ascii="Aptos" w:hAnsi="Aptos" w:cs="Aptos"/>
          <w:color w:val="6E6E6E"/>
          <w:sz w:val="21"/>
          <w:szCs w:val="21"/>
        </w:rPr>
        <w:t>The standards that keep it all consistent — service standards, the delegations register, recurring payments, accounting policy, the audit program, and how this document is controlled.</w:t>
      </w:r>
    </w:p>
    <w:p w14:paraId="6D8FCF51" w14:textId="77777777" w:rsidR="00B93AFE" w:rsidRDefault="00F25E6F">
      <w:pPr>
        <w:spacing w:after="130" w:line="276" w:lineRule="auto"/>
      </w:pPr>
      <w:r>
        <w:rPr>
          <w:rFonts w:ascii="Aptos" w:hAnsi="Aptos" w:cs="Aptos"/>
          <w:color w:val="6E6E6E"/>
          <w:sz w:val="21"/>
          <w:szCs w:val="21"/>
        </w:rPr>
        <w:t>Qualitative standards across the whole function — not targets, but how the work should always feel to the Board and everyone it touches.</w:t>
      </w:r>
    </w:p>
    <w:p w14:paraId="6D8FCF52" w14:textId="77777777" w:rsidR="00B93AFE" w:rsidRDefault="00F25E6F">
      <w:pPr>
        <w:keepNext/>
        <w:keepLines/>
        <w:spacing w:before="60" w:after="30" w:line="264" w:lineRule="auto"/>
      </w:pPr>
      <w:r>
        <w:rPr>
          <w:rFonts w:ascii="Exo" w:hAnsi="Exo" w:cs="Exo"/>
          <w:b/>
          <w:color w:val="3C4147"/>
          <w:sz w:val="21"/>
          <w:szCs w:val="21"/>
        </w:rPr>
        <w:t>Accurate</w:t>
      </w:r>
    </w:p>
    <w:p w14:paraId="6D8FCF53" w14:textId="77777777" w:rsidR="00B93AFE" w:rsidRDefault="00F25E6F">
      <w:pPr>
        <w:spacing w:after="80" w:line="252" w:lineRule="auto"/>
      </w:pPr>
      <w:r>
        <w:rPr>
          <w:rFonts w:ascii="Aptos" w:hAnsi="Aptos" w:cs="Aptos"/>
          <w:color w:val="424242"/>
          <w:sz w:val="19"/>
          <w:szCs w:val="19"/>
        </w:rPr>
        <w:t>Figures are right the first time and reconcile to Xero. Every number is supported and audit-ready without a scramble.</w:t>
      </w:r>
    </w:p>
    <w:p w14:paraId="6D8FCF54" w14:textId="77777777" w:rsidR="00B93AFE" w:rsidRDefault="00F25E6F">
      <w:pPr>
        <w:keepNext/>
        <w:keepLines/>
        <w:spacing w:before="60" w:after="30" w:line="264" w:lineRule="auto"/>
      </w:pPr>
      <w:r>
        <w:rPr>
          <w:rFonts w:ascii="Exo" w:hAnsi="Exo" w:cs="Exo"/>
          <w:b/>
          <w:color w:val="3C4147"/>
          <w:sz w:val="21"/>
          <w:szCs w:val="21"/>
        </w:rPr>
        <w:t>On time</w:t>
      </w:r>
    </w:p>
    <w:p w14:paraId="6D8FCF55" w14:textId="77777777" w:rsidR="00B93AFE" w:rsidRDefault="00F25E6F">
      <w:pPr>
        <w:spacing w:after="80" w:line="252" w:lineRule="auto"/>
      </w:pPr>
      <w:r>
        <w:rPr>
          <w:rFonts w:ascii="Aptos" w:hAnsi="Aptos" w:cs="Aptos"/>
          <w:color w:val="424242"/>
          <w:sz w:val="19"/>
          <w:szCs w:val="19"/>
        </w:rPr>
        <w:t>Pay runs, remittances and lodgements land on or before the date — the calendar is worked ahead, never caught up to.</w:t>
      </w:r>
    </w:p>
    <w:p w14:paraId="6D8FCF56" w14:textId="77777777" w:rsidR="00B93AFE" w:rsidRDefault="00F25E6F">
      <w:pPr>
        <w:keepNext/>
        <w:keepLines/>
        <w:spacing w:before="60" w:after="30" w:line="264" w:lineRule="auto"/>
      </w:pPr>
      <w:r>
        <w:rPr>
          <w:rFonts w:ascii="Exo" w:hAnsi="Exo" w:cs="Exo"/>
          <w:b/>
          <w:color w:val="3C4147"/>
          <w:sz w:val="21"/>
          <w:szCs w:val="21"/>
        </w:rPr>
        <w:t>Controlled</w:t>
      </w:r>
    </w:p>
    <w:p w14:paraId="6D8FCF57" w14:textId="77777777" w:rsidR="00B93AFE" w:rsidRDefault="00F25E6F">
      <w:pPr>
        <w:spacing w:after="80" w:line="252" w:lineRule="auto"/>
      </w:pPr>
      <w:r>
        <w:rPr>
          <w:rFonts w:ascii="Aptos" w:hAnsi="Aptos" w:cs="Aptos"/>
          <w:color w:val="424242"/>
          <w:sz w:val="19"/>
          <w:szCs w:val="19"/>
        </w:rPr>
        <w:t>Separation of duties and delegations hold every time. Controls are never traded away for speed or convenience.</w:t>
      </w:r>
    </w:p>
    <w:p w14:paraId="6D8FCF58" w14:textId="77777777" w:rsidR="00B93AFE" w:rsidRDefault="00F25E6F">
      <w:pPr>
        <w:keepNext/>
        <w:keepLines/>
        <w:spacing w:before="60" w:after="30" w:line="264" w:lineRule="auto"/>
      </w:pPr>
      <w:r>
        <w:rPr>
          <w:rFonts w:ascii="Exo" w:hAnsi="Exo" w:cs="Exo"/>
          <w:b/>
          <w:color w:val="3C4147"/>
          <w:sz w:val="21"/>
          <w:szCs w:val="21"/>
        </w:rPr>
        <w:t>Discreet</w:t>
      </w:r>
    </w:p>
    <w:p w14:paraId="6D8FCF59" w14:textId="77777777" w:rsidR="00B93AFE" w:rsidRDefault="00F25E6F">
      <w:pPr>
        <w:spacing w:after="80" w:line="252" w:lineRule="auto"/>
      </w:pPr>
      <w:r>
        <w:rPr>
          <w:rFonts w:ascii="Aptos" w:hAnsi="Aptos" w:cs="Aptos"/>
          <w:color w:val="424242"/>
          <w:sz w:val="19"/>
          <w:szCs w:val="19"/>
        </w:rPr>
        <w:t>Payroll, banking and personal data are held in absolute confidence; security is instinctive (see 1.6).</w:t>
      </w:r>
    </w:p>
    <w:p w14:paraId="6D8FCF5A" w14:textId="77777777" w:rsidR="00B93AFE" w:rsidRDefault="00F25E6F">
      <w:pPr>
        <w:keepNext/>
        <w:keepLines/>
        <w:spacing w:before="60" w:after="30" w:line="264" w:lineRule="auto"/>
      </w:pPr>
      <w:r>
        <w:rPr>
          <w:rFonts w:ascii="Exo" w:hAnsi="Exo" w:cs="Exo"/>
          <w:b/>
          <w:color w:val="3C4147"/>
          <w:sz w:val="21"/>
          <w:szCs w:val="21"/>
        </w:rPr>
        <w:t>Compliant</w:t>
      </w:r>
    </w:p>
    <w:p w14:paraId="6D8FCF5B" w14:textId="77777777" w:rsidR="00B93AFE" w:rsidRDefault="00F25E6F">
      <w:pPr>
        <w:spacing w:after="80" w:line="252" w:lineRule="auto"/>
      </w:pPr>
      <w:r>
        <w:rPr>
          <w:rFonts w:ascii="Aptos" w:hAnsi="Aptos" w:cs="Aptos"/>
          <w:color w:val="424242"/>
          <w:sz w:val="19"/>
          <w:szCs w:val="19"/>
        </w:rPr>
        <w:t>Work follows Philippine Accounting Standards and statutory obligation — correct, not just convenient.</w:t>
      </w:r>
    </w:p>
    <w:p w14:paraId="6D8FCF5C" w14:textId="77777777" w:rsidR="00B93AFE" w:rsidRDefault="00F25E6F">
      <w:pPr>
        <w:keepNext/>
        <w:keepLines/>
        <w:spacing w:before="60" w:after="30" w:line="264" w:lineRule="auto"/>
      </w:pPr>
      <w:r>
        <w:rPr>
          <w:rFonts w:ascii="Exo" w:hAnsi="Exo" w:cs="Exo"/>
          <w:b/>
          <w:color w:val="3C4147"/>
          <w:sz w:val="21"/>
          <w:szCs w:val="21"/>
        </w:rPr>
        <w:t>Kind &amp; clear</w:t>
      </w:r>
    </w:p>
    <w:p w14:paraId="6D8FCF5D" w14:textId="77777777" w:rsidR="00B93AFE" w:rsidRDefault="00F25E6F">
      <w:pPr>
        <w:spacing w:after="80" w:line="252" w:lineRule="auto"/>
        <w:rPr>
          <w:rFonts w:ascii="Aptos" w:hAnsi="Aptos" w:cs="Aptos"/>
          <w:color w:val="424242"/>
          <w:sz w:val="19"/>
          <w:szCs w:val="19"/>
        </w:rPr>
      </w:pPr>
      <w:r>
        <w:rPr>
          <w:rFonts w:ascii="Aptos" w:hAnsi="Aptos" w:cs="Aptos"/>
          <w:color w:val="424242"/>
          <w:sz w:val="19"/>
          <w:szCs w:val="19"/>
        </w:rPr>
        <w:t>Plain, helpful communication with staff, suppliers and the Board. Firm on controls, warm in manner. Always Be Kind.</w:t>
      </w:r>
    </w:p>
    <w:p w14:paraId="10C8E435" w14:textId="77777777" w:rsidR="00C276E9" w:rsidRDefault="00C276E9">
      <w:pPr>
        <w:spacing w:after="80" w:line="252"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60"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F5E" w14:textId="77777777" w:rsidR="00B93AFE" w:rsidRDefault="00F25E6F">
            <w:pPr>
              <w:spacing w:after="40" w:line="264" w:lineRule="auto"/>
            </w:pPr>
            <w:r>
              <w:rPr>
                <w:rFonts w:ascii="Aptos" w:hAnsi="Aptos" w:cs="Aptos"/>
                <w:b/>
                <w:caps/>
                <w:color w:val="FF0080"/>
                <w:spacing w:val="20"/>
                <w:sz w:val="15"/>
                <w:szCs w:val="15"/>
              </w:rPr>
              <w:lastRenderedPageBreak/>
              <w:t>The single measure</w:t>
            </w:r>
          </w:p>
          <w:p w14:paraId="6D8FCF5F" w14:textId="77777777" w:rsidR="00B93AFE" w:rsidRDefault="00F25E6F">
            <w:pPr>
              <w:spacing w:after="0" w:line="252" w:lineRule="auto"/>
            </w:pPr>
            <w:r>
              <w:rPr>
                <w:rFonts w:ascii="Aptos" w:hAnsi="Aptos" w:cs="Aptos"/>
                <w:color w:val="424242"/>
                <w:sz w:val="19"/>
                <w:szCs w:val="19"/>
              </w:rPr>
              <w:t>The Board trusts the numbers without re-checking them, the auditor finds no surprises, and no statutory date is ever missed. Trust in the books is the measure of the function.</w:t>
            </w:r>
          </w:p>
        </w:tc>
      </w:tr>
    </w:tbl>
    <w:p w14:paraId="6D8FCF63" w14:textId="72041449" w:rsidR="00B93AFE" w:rsidRPr="00C276E9" w:rsidRDefault="00F25E6F" w:rsidP="00C276E9">
      <w:pPr>
        <w:pBdr>
          <w:bottom w:val="single" w:sz="12" w:space="1" w:color="auto"/>
        </w:pBdr>
        <w:spacing w:before="120" w:after="120" w:line="264" w:lineRule="auto"/>
        <w:rPr>
          <w:rFonts w:ascii="Exo" w:hAnsi="Exo" w:cs="Exo"/>
          <w:b/>
          <w:color w:val="000000" w:themeColor="text1"/>
          <w:sz w:val="30"/>
          <w:szCs w:val="30"/>
        </w:rPr>
      </w:pPr>
      <w:r>
        <w:rPr>
          <w:rFonts w:ascii="Aptos" w:hAnsi="Aptos" w:cs="Aptos"/>
          <w:b/>
          <w:caps/>
          <w:color w:val="FF0080"/>
          <w:spacing w:val="28"/>
          <w:sz w:val="15"/>
          <w:szCs w:val="15"/>
        </w:rPr>
        <w:t>Part Four · Reference</w:t>
      </w:r>
      <w:r w:rsidR="00C276E9">
        <w:br/>
      </w:r>
      <w:r>
        <w:rPr>
          <w:rFonts w:ascii="Exo" w:hAnsi="Exo" w:cs="Exo"/>
          <w:b/>
          <w:color w:val="FF0080"/>
          <w:sz w:val="30"/>
          <w:szCs w:val="30"/>
        </w:rPr>
        <w:t xml:space="preserve">— </w:t>
      </w:r>
      <w:r w:rsidRPr="00C276E9">
        <w:rPr>
          <w:rFonts w:ascii="Exo" w:hAnsi="Exo" w:cs="Exo"/>
          <w:b/>
          <w:color w:val="000000" w:themeColor="text1"/>
          <w:sz w:val="30"/>
          <w:szCs w:val="30"/>
        </w:rPr>
        <w:t>4.2 · Delegations &amp; authorities register</w:t>
      </w:r>
    </w:p>
    <w:p w14:paraId="6D8FCF64" w14:textId="77777777" w:rsidR="00B93AFE" w:rsidRDefault="00F25E6F">
      <w:pPr>
        <w:spacing w:after="130" w:line="276" w:lineRule="auto"/>
      </w:pPr>
      <w:r>
        <w:rPr>
          <w:rFonts w:ascii="Aptos" w:hAnsi="Aptos" w:cs="Aptos"/>
          <w:color w:val="6E6E6E"/>
          <w:sz w:val="21"/>
          <w:szCs w:val="21"/>
        </w:rPr>
        <w:t>Key Finance lines from the Schedule of Management Authorities (the authoritative source). Thresholds are in PHP, based on a contract’s aggregate annual value.</w:t>
      </w:r>
    </w:p>
    <w:tbl>
      <w:tblPr>
        <w:tblW w:w="9637" w:type="dxa"/>
        <w:tblInd w:w="100" w:type="dxa"/>
        <w:tblLayout w:type="fixed"/>
        <w:tblCellMar>
          <w:left w:w="10" w:type="dxa"/>
          <w:right w:w="10" w:type="dxa"/>
        </w:tblCellMar>
        <w:tblLook w:val="04A0" w:firstRow="1" w:lastRow="0" w:firstColumn="1" w:lastColumn="0" w:noHBand="0" w:noVBand="1"/>
      </w:tblPr>
      <w:tblGrid>
        <w:gridCol w:w="3277"/>
        <w:gridCol w:w="2120"/>
        <w:gridCol w:w="2120"/>
        <w:gridCol w:w="2120"/>
      </w:tblGrid>
      <w:tr w:rsidR="00B93AFE" w14:paraId="6D8FCF69" w14:textId="77777777">
        <w:trPr>
          <w:cantSplit/>
          <w:tblHeader/>
        </w:trPr>
        <w:tc>
          <w:tcPr>
            <w:tcW w:w="3277" w:type="dxa"/>
            <w:tcBorders>
              <w:bottom w:val="single" w:sz="8" w:space="0" w:color="8C8C8C"/>
            </w:tcBorders>
            <w:shd w:val="clear" w:color="auto" w:fill="EEF0F2"/>
            <w:tcMar>
              <w:top w:w="80" w:type="dxa"/>
              <w:left w:w="100" w:type="dxa"/>
              <w:bottom w:w="80" w:type="dxa"/>
              <w:right w:w="100" w:type="dxa"/>
            </w:tcMar>
          </w:tcPr>
          <w:p w14:paraId="6D8FCF65" w14:textId="77777777" w:rsidR="00B93AFE" w:rsidRDefault="00F25E6F">
            <w:pPr>
              <w:spacing w:after="0" w:line="264" w:lineRule="auto"/>
            </w:pPr>
            <w:r>
              <w:rPr>
                <w:rFonts w:ascii="Exo" w:hAnsi="Exo" w:cs="Exo"/>
                <w:b/>
                <w:color w:val="3C4147"/>
                <w:sz w:val="17"/>
                <w:szCs w:val="17"/>
              </w:rPr>
              <w:t>Decision</w:t>
            </w:r>
          </w:p>
        </w:tc>
        <w:tc>
          <w:tcPr>
            <w:tcW w:w="2120" w:type="dxa"/>
            <w:tcBorders>
              <w:bottom w:val="single" w:sz="8" w:space="0" w:color="8C8C8C"/>
            </w:tcBorders>
            <w:shd w:val="clear" w:color="auto" w:fill="EEF0F2"/>
            <w:tcMar>
              <w:top w:w="80" w:type="dxa"/>
              <w:left w:w="100" w:type="dxa"/>
              <w:bottom w:w="80" w:type="dxa"/>
              <w:right w:w="100" w:type="dxa"/>
            </w:tcMar>
          </w:tcPr>
          <w:p w14:paraId="6D8FCF66" w14:textId="77777777" w:rsidR="00B93AFE" w:rsidRDefault="00F25E6F">
            <w:pPr>
              <w:spacing w:after="0" w:line="264" w:lineRule="auto"/>
            </w:pPr>
            <w:r>
              <w:rPr>
                <w:rFonts w:ascii="Exo" w:hAnsi="Exo" w:cs="Exo"/>
                <w:b/>
                <w:color w:val="3C4147"/>
                <w:sz w:val="17"/>
                <w:szCs w:val="17"/>
              </w:rPr>
              <w:t>Board</w:t>
            </w:r>
          </w:p>
        </w:tc>
        <w:tc>
          <w:tcPr>
            <w:tcW w:w="2120" w:type="dxa"/>
            <w:tcBorders>
              <w:bottom w:val="single" w:sz="8" w:space="0" w:color="8C8C8C"/>
            </w:tcBorders>
            <w:shd w:val="clear" w:color="auto" w:fill="EEF0F2"/>
            <w:tcMar>
              <w:top w:w="80" w:type="dxa"/>
              <w:left w:w="100" w:type="dxa"/>
              <w:bottom w:w="80" w:type="dxa"/>
              <w:right w:w="100" w:type="dxa"/>
            </w:tcMar>
          </w:tcPr>
          <w:p w14:paraId="6D8FCF67" w14:textId="77777777" w:rsidR="00B93AFE" w:rsidRDefault="00F25E6F">
            <w:pPr>
              <w:spacing w:after="0" w:line="264" w:lineRule="auto"/>
            </w:pPr>
            <w:r>
              <w:rPr>
                <w:rFonts w:ascii="Exo" w:hAnsi="Exo" w:cs="Exo"/>
                <w:b/>
                <w:color w:val="3C4147"/>
                <w:sz w:val="17"/>
                <w:szCs w:val="17"/>
              </w:rPr>
              <w:t>GM</w:t>
            </w:r>
          </w:p>
        </w:tc>
        <w:tc>
          <w:tcPr>
            <w:tcW w:w="2120" w:type="dxa"/>
            <w:tcBorders>
              <w:bottom w:val="single" w:sz="8" w:space="0" w:color="8C8C8C"/>
            </w:tcBorders>
            <w:shd w:val="clear" w:color="auto" w:fill="EEF0F2"/>
            <w:tcMar>
              <w:top w:w="80" w:type="dxa"/>
              <w:left w:w="100" w:type="dxa"/>
              <w:bottom w:w="80" w:type="dxa"/>
              <w:right w:w="100" w:type="dxa"/>
            </w:tcMar>
          </w:tcPr>
          <w:p w14:paraId="6D8FCF68" w14:textId="77777777" w:rsidR="00B93AFE" w:rsidRDefault="00F25E6F">
            <w:pPr>
              <w:spacing w:after="0" w:line="264" w:lineRule="auto"/>
            </w:pPr>
            <w:r>
              <w:rPr>
                <w:rFonts w:ascii="Exo" w:hAnsi="Exo" w:cs="Exo"/>
                <w:b/>
                <w:color w:val="3C4147"/>
                <w:sz w:val="17"/>
                <w:szCs w:val="17"/>
              </w:rPr>
              <w:t>Accountant</w:t>
            </w:r>
          </w:p>
        </w:tc>
      </w:tr>
      <w:tr w:rsidR="00B93AFE" w14:paraId="6D8FCF6E" w14:textId="77777777">
        <w:trPr>
          <w:cantSplit/>
        </w:trPr>
        <w:tc>
          <w:tcPr>
            <w:tcW w:w="3277" w:type="dxa"/>
            <w:tcBorders>
              <w:bottom w:val="single" w:sz="4" w:space="0" w:color="D2D6DA"/>
            </w:tcBorders>
            <w:tcMar>
              <w:top w:w="80" w:type="dxa"/>
              <w:left w:w="100" w:type="dxa"/>
              <w:bottom w:w="80" w:type="dxa"/>
              <w:right w:w="100" w:type="dxa"/>
            </w:tcMar>
          </w:tcPr>
          <w:p w14:paraId="6D8FCF6A" w14:textId="77777777" w:rsidR="00B93AFE" w:rsidRDefault="00F25E6F">
            <w:pPr>
              <w:spacing w:after="0" w:line="252" w:lineRule="auto"/>
            </w:pPr>
            <w:r>
              <w:rPr>
                <w:rFonts w:ascii="Aptos" w:hAnsi="Aptos" w:cs="Aptos"/>
                <w:color w:val="424242"/>
                <w:sz w:val="19"/>
                <w:szCs w:val="19"/>
              </w:rPr>
              <w:t>Asset purchase &lt; ₱40,000</w:t>
            </w:r>
          </w:p>
        </w:tc>
        <w:tc>
          <w:tcPr>
            <w:tcW w:w="2120" w:type="dxa"/>
            <w:tcBorders>
              <w:bottom w:val="single" w:sz="4" w:space="0" w:color="D2D6DA"/>
            </w:tcBorders>
            <w:tcMar>
              <w:top w:w="80" w:type="dxa"/>
              <w:left w:w="100" w:type="dxa"/>
              <w:bottom w:w="80" w:type="dxa"/>
              <w:right w:w="100" w:type="dxa"/>
            </w:tcMar>
          </w:tcPr>
          <w:p w14:paraId="6D8FCF6B" w14:textId="77777777" w:rsidR="00B93AFE" w:rsidRDefault="00F25E6F">
            <w:pPr>
              <w:spacing w:after="0" w:line="252" w:lineRule="auto"/>
            </w:pPr>
            <w:r>
              <w:rPr>
                <w:rFonts w:ascii="Aptos" w:hAnsi="Aptos" w:cs="Aptos"/>
                <w:color w:val="424242"/>
                <w:sz w:val="19"/>
                <w:szCs w:val="19"/>
              </w:rPr>
              <w:t>—</w:t>
            </w:r>
          </w:p>
        </w:tc>
        <w:tc>
          <w:tcPr>
            <w:tcW w:w="2120" w:type="dxa"/>
            <w:tcBorders>
              <w:bottom w:val="single" w:sz="4" w:space="0" w:color="D2D6DA"/>
            </w:tcBorders>
            <w:tcMar>
              <w:top w:w="80" w:type="dxa"/>
              <w:left w:w="100" w:type="dxa"/>
              <w:bottom w:w="80" w:type="dxa"/>
              <w:right w:w="100" w:type="dxa"/>
            </w:tcMar>
          </w:tcPr>
          <w:p w14:paraId="6D8FCF6C"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tcMar>
              <w:top w:w="80" w:type="dxa"/>
              <w:left w:w="100" w:type="dxa"/>
              <w:bottom w:w="80" w:type="dxa"/>
              <w:right w:w="100" w:type="dxa"/>
            </w:tcMar>
          </w:tcPr>
          <w:p w14:paraId="6D8FCF6D" w14:textId="77777777" w:rsidR="00B93AFE" w:rsidRDefault="00F25E6F">
            <w:pPr>
              <w:spacing w:after="0" w:line="252" w:lineRule="auto"/>
            </w:pPr>
            <w:r>
              <w:rPr>
                <w:rFonts w:ascii="Aptos" w:hAnsi="Aptos" w:cs="Aptos"/>
                <w:color w:val="424242"/>
                <w:sz w:val="19"/>
                <w:szCs w:val="19"/>
              </w:rPr>
              <w:t>—</w:t>
            </w:r>
          </w:p>
        </w:tc>
      </w:tr>
      <w:tr w:rsidR="00B93AFE" w14:paraId="6D8FCF73"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F6F" w14:textId="77777777" w:rsidR="00B93AFE" w:rsidRDefault="00F25E6F">
            <w:pPr>
              <w:spacing w:after="0" w:line="252" w:lineRule="auto"/>
            </w:pPr>
            <w:r>
              <w:rPr>
                <w:rFonts w:ascii="Aptos" w:hAnsi="Aptos" w:cs="Aptos"/>
                <w:color w:val="424242"/>
                <w:sz w:val="19"/>
                <w:szCs w:val="19"/>
              </w:rPr>
              <w:t>Asset purchase &lt; ₱500,000</w:t>
            </w:r>
          </w:p>
        </w:tc>
        <w:tc>
          <w:tcPr>
            <w:tcW w:w="2120" w:type="dxa"/>
            <w:tcBorders>
              <w:bottom w:val="single" w:sz="4" w:space="0" w:color="D2D6DA"/>
            </w:tcBorders>
            <w:shd w:val="clear" w:color="auto" w:fill="FAFAFB"/>
            <w:tcMar>
              <w:top w:w="80" w:type="dxa"/>
              <w:left w:w="100" w:type="dxa"/>
              <w:bottom w:w="80" w:type="dxa"/>
              <w:right w:w="100" w:type="dxa"/>
            </w:tcMar>
          </w:tcPr>
          <w:p w14:paraId="6D8FCF70" w14:textId="77777777" w:rsidR="00B93AFE" w:rsidRDefault="00F25E6F">
            <w:pPr>
              <w:spacing w:after="0" w:line="252" w:lineRule="auto"/>
            </w:pPr>
            <w:r>
              <w:rPr>
                <w:rFonts w:ascii="Aptos" w:hAnsi="Aptos" w:cs="Aptos"/>
                <w:color w:val="424242"/>
                <w:sz w:val="19"/>
                <w:szCs w:val="19"/>
              </w:rPr>
              <w:t>Advised</w:t>
            </w:r>
          </w:p>
        </w:tc>
        <w:tc>
          <w:tcPr>
            <w:tcW w:w="2120" w:type="dxa"/>
            <w:tcBorders>
              <w:bottom w:val="single" w:sz="4" w:space="0" w:color="D2D6DA"/>
            </w:tcBorders>
            <w:shd w:val="clear" w:color="auto" w:fill="FAFAFB"/>
            <w:tcMar>
              <w:top w:w="80" w:type="dxa"/>
              <w:left w:w="100" w:type="dxa"/>
              <w:bottom w:w="80" w:type="dxa"/>
              <w:right w:w="100" w:type="dxa"/>
            </w:tcMar>
          </w:tcPr>
          <w:p w14:paraId="6D8FCF71"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shd w:val="clear" w:color="auto" w:fill="FAFAFB"/>
            <w:tcMar>
              <w:top w:w="80" w:type="dxa"/>
              <w:left w:w="100" w:type="dxa"/>
              <w:bottom w:w="80" w:type="dxa"/>
              <w:right w:w="100" w:type="dxa"/>
            </w:tcMar>
          </w:tcPr>
          <w:p w14:paraId="6D8FCF72" w14:textId="77777777" w:rsidR="00B93AFE" w:rsidRDefault="00F25E6F">
            <w:pPr>
              <w:spacing w:after="0" w:line="252" w:lineRule="auto"/>
            </w:pPr>
            <w:r>
              <w:rPr>
                <w:rFonts w:ascii="Aptos" w:hAnsi="Aptos" w:cs="Aptos"/>
                <w:color w:val="424242"/>
                <w:sz w:val="19"/>
                <w:szCs w:val="19"/>
              </w:rPr>
              <w:t>—</w:t>
            </w:r>
          </w:p>
        </w:tc>
      </w:tr>
      <w:tr w:rsidR="00B93AFE" w14:paraId="6D8FCF78" w14:textId="77777777">
        <w:trPr>
          <w:cantSplit/>
        </w:trPr>
        <w:tc>
          <w:tcPr>
            <w:tcW w:w="3277" w:type="dxa"/>
            <w:tcBorders>
              <w:bottom w:val="single" w:sz="4" w:space="0" w:color="D2D6DA"/>
            </w:tcBorders>
            <w:tcMar>
              <w:top w:w="80" w:type="dxa"/>
              <w:left w:w="100" w:type="dxa"/>
              <w:bottom w:w="80" w:type="dxa"/>
              <w:right w:w="100" w:type="dxa"/>
            </w:tcMar>
          </w:tcPr>
          <w:p w14:paraId="6D8FCF74" w14:textId="77777777" w:rsidR="00B93AFE" w:rsidRDefault="00F25E6F">
            <w:pPr>
              <w:spacing w:after="0" w:line="252" w:lineRule="auto"/>
            </w:pPr>
            <w:r>
              <w:rPr>
                <w:rFonts w:ascii="Aptos" w:hAnsi="Aptos" w:cs="Aptos"/>
                <w:color w:val="424242"/>
                <w:sz w:val="19"/>
                <w:szCs w:val="19"/>
              </w:rPr>
              <w:t>Asset purchase &gt; ₱500,000</w:t>
            </w:r>
          </w:p>
        </w:tc>
        <w:tc>
          <w:tcPr>
            <w:tcW w:w="2120" w:type="dxa"/>
            <w:tcBorders>
              <w:bottom w:val="single" w:sz="4" w:space="0" w:color="D2D6DA"/>
            </w:tcBorders>
            <w:tcMar>
              <w:top w:w="80" w:type="dxa"/>
              <w:left w:w="100" w:type="dxa"/>
              <w:bottom w:w="80" w:type="dxa"/>
              <w:right w:w="100" w:type="dxa"/>
            </w:tcMar>
          </w:tcPr>
          <w:p w14:paraId="6D8FCF75"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tcMar>
              <w:top w:w="80" w:type="dxa"/>
              <w:left w:w="100" w:type="dxa"/>
              <w:bottom w:w="80" w:type="dxa"/>
              <w:right w:w="100" w:type="dxa"/>
            </w:tcMar>
          </w:tcPr>
          <w:p w14:paraId="6D8FCF76" w14:textId="77777777" w:rsidR="00B93AFE" w:rsidRDefault="00F25E6F">
            <w:pPr>
              <w:spacing w:after="0" w:line="252" w:lineRule="auto"/>
            </w:pPr>
            <w:r>
              <w:rPr>
                <w:rFonts w:ascii="Aptos" w:hAnsi="Aptos" w:cs="Aptos"/>
                <w:color w:val="424242"/>
                <w:sz w:val="19"/>
                <w:szCs w:val="19"/>
              </w:rPr>
              <w:t>Recommend</w:t>
            </w:r>
          </w:p>
        </w:tc>
        <w:tc>
          <w:tcPr>
            <w:tcW w:w="2120" w:type="dxa"/>
            <w:tcBorders>
              <w:bottom w:val="single" w:sz="4" w:space="0" w:color="D2D6DA"/>
            </w:tcBorders>
            <w:tcMar>
              <w:top w:w="80" w:type="dxa"/>
              <w:left w:w="100" w:type="dxa"/>
              <w:bottom w:w="80" w:type="dxa"/>
              <w:right w:w="100" w:type="dxa"/>
            </w:tcMar>
          </w:tcPr>
          <w:p w14:paraId="6D8FCF77" w14:textId="77777777" w:rsidR="00B93AFE" w:rsidRDefault="00F25E6F">
            <w:pPr>
              <w:spacing w:after="0" w:line="252" w:lineRule="auto"/>
            </w:pPr>
            <w:r>
              <w:rPr>
                <w:rFonts w:ascii="Aptos" w:hAnsi="Aptos" w:cs="Aptos"/>
                <w:color w:val="424242"/>
                <w:sz w:val="19"/>
                <w:szCs w:val="19"/>
              </w:rPr>
              <w:t>—</w:t>
            </w:r>
          </w:p>
        </w:tc>
      </w:tr>
      <w:tr w:rsidR="00B93AFE" w14:paraId="6D8FCF7D"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F79" w14:textId="77777777" w:rsidR="00B93AFE" w:rsidRDefault="00F25E6F">
            <w:pPr>
              <w:spacing w:after="0" w:line="252" w:lineRule="auto"/>
            </w:pPr>
            <w:r>
              <w:rPr>
                <w:rFonts w:ascii="Aptos" w:hAnsi="Aptos" w:cs="Aptos"/>
                <w:color w:val="424242"/>
                <w:sz w:val="19"/>
                <w:szCs w:val="19"/>
              </w:rPr>
              <w:t>Contracts &lt; 1yr or &lt; ₱250,000</w:t>
            </w:r>
          </w:p>
        </w:tc>
        <w:tc>
          <w:tcPr>
            <w:tcW w:w="2120" w:type="dxa"/>
            <w:tcBorders>
              <w:bottom w:val="single" w:sz="4" w:space="0" w:color="D2D6DA"/>
            </w:tcBorders>
            <w:shd w:val="clear" w:color="auto" w:fill="FAFAFB"/>
            <w:tcMar>
              <w:top w:w="80" w:type="dxa"/>
              <w:left w:w="100" w:type="dxa"/>
              <w:bottom w:w="80" w:type="dxa"/>
              <w:right w:w="100" w:type="dxa"/>
            </w:tcMar>
          </w:tcPr>
          <w:p w14:paraId="6D8FCF7A" w14:textId="77777777" w:rsidR="00B93AFE" w:rsidRDefault="00F25E6F">
            <w:pPr>
              <w:spacing w:after="0" w:line="252" w:lineRule="auto"/>
            </w:pPr>
            <w:r>
              <w:rPr>
                <w:rFonts w:ascii="Aptos" w:hAnsi="Aptos" w:cs="Aptos"/>
                <w:color w:val="424242"/>
                <w:sz w:val="19"/>
                <w:szCs w:val="19"/>
              </w:rPr>
              <w:t>Advised</w:t>
            </w:r>
          </w:p>
        </w:tc>
        <w:tc>
          <w:tcPr>
            <w:tcW w:w="2120" w:type="dxa"/>
            <w:tcBorders>
              <w:bottom w:val="single" w:sz="4" w:space="0" w:color="D2D6DA"/>
            </w:tcBorders>
            <w:shd w:val="clear" w:color="auto" w:fill="FAFAFB"/>
            <w:tcMar>
              <w:top w:w="80" w:type="dxa"/>
              <w:left w:w="100" w:type="dxa"/>
              <w:bottom w:w="80" w:type="dxa"/>
              <w:right w:w="100" w:type="dxa"/>
            </w:tcMar>
          </w:tcPr>
          <w:p w14:paraId="6D8FCF7B"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shd w:val="clear" w:color="auto" w:fill="FAFAFB"/>
            <w:tcMar>
              <w:top w:w="80" w:type="dxa"/>
              <w:left w:w="100" w:type="dxa"/>
              <w:bottom w:w="80" w:type="dxa"/>
              <w:right w:w="100" w:type="dxa"/>
            </w:tcMar>
          </w:tcPr>
          <w:p w14:paraId="6D8FCF7C" w14:textId="77777777" w:rsidR="00B93AFE" w:rsidRDefault="00F25E6F">
            <w:pPr>
              <w:spacing w:after="0" w:line="252" w:lineRule="auto"/>
            </w:pPr>
            <w:r>
              <w:rPr>
                <w:rFonts w:ascii="Aptos" w:hAnsi="Aptos" w:cs="Aptos"/>
                <w:color w:val="424242"/>
                <w:sz w:val="19"/>
                <w:szCs w:val="19"/>
              </w:rPr>
              <w:t>Action</w:t>
            </w:r>
          </w:p>
        </w:tc>
      </w:tr>
      <w:tr w:rsidR="00B93AFE" w14:paraId="6D8FCF82" w14:textId="77777777">
        <w:trPr>
          <w:cantSplit/>
        </w:trPr>
        <w:tc>
          <w:tcPr>
            <w:tcW w:w="3277" w:type="dxa"/>
            <w:tcBorders>
              <w:bottom w:val="single" w:sz="4" w:space="0" w:color="D2D6DA"/>
            </w:tcBorders>
            <w:tcMar>
              <w:top w:w="80" w:type="dxa"/>
              <w:left w:w="100" w:type="dxa"/>
              <w:bottom w:w="80" w:type="dxa"/>
              <w:right w:w="100" w:type="dxa"/>
            </w:tcMar>
          </w:tcPr>
          <w:p w14:paraId="6D8FCF7E" w14:textId="77777777" w:rsidR="00B93AFE" w:rsidRDefault="00F25E6F">
            <w:pPr>
              <w:spacing w:after="0" w:line="252" w:lineRule="auto"/>
            </w:pPr>
            <w:r>
              <w:rPr>
                <w:rFonts w:ascii="Aptos" w:hAnsi="Aptos" w:cs="Aptos"/>
                <w:color w:val="424242"/>
                <w:sz w:val="19"/>
                <w:szCs w:val="19"/>
              </w:rPr>
              <w:t>Contracts &gt; 1yr or &gt; ₱250,000</w:t>
            </w:r>
          </w:p>
        </w:tc>
        <w:tc>
          <w:tcPr>
            <w:tcW w:w="2120" w:type="dxa"/>
            <w:tcBorders>
              <w:bottom w:val="single" w:sz="4" w:space="0" w:color="D2D6DA"/>
            </w:tcBorders>
            <w:tcMar>
              <w:top w:w="80" w:type="dxa"/>
              <w:left w:w="100" w:type="dxa"/>
              <w:bottom w:w="80" w:type="dxa"/>
              <w:right w:w="100" w:type="dxa"/>
            </w:tcMar>
          </w:tcPr>
          <w:p w14:paraId="6D8FCF7F"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tcMar>
              <w:top w:w="80" w:type="dxa"/>
              <w:left w:w="100" w:type="dxa"/>
              <w:bottom w:w="80" w:type="dxa"/>
              <w:right w:w="100" w:type="dxa"/>
            </w:tcMar>
          </w:tcPr>
          <w:p w14:paraId="6D8FCF80" w14:textId="77777777" w:rsidR="00B93AFE" w:rsidRDefault="00F25E6F">
            <w:pPr>
              <w:spacing w:after="0" w:line="252" w:lineRule="auto"/>
            </w:pPr>
            <w:r>
              <w:rPr>
                <w:rFonts w:ascii="Aptos" w:hAnsi="Aptos" w:cs="Aptos"/>
                <w:color w:val="424242"/>
                <w:sz w:val="19"/>
                <w:szCs w:val="19"/>
              </w:rPr>
              <w:t>Recommend</w:t>
            </w:r>
          </w:p>
        </w:tc>
        <w:tc>
          <w:tcPr>
            <w:tcW w:w="2120" w:type="dxa"/>
            <w:tcBorders>
              <w:bottom w:val="single" w:sz="4" w:space="0" w:color="D2D6DA"/>
            </w:tcBorders>
            <w:tcMar>
              <w:top w:w="80" w:type="dxa"/>
              <w:left w:w="100" w:type="dxa"/>
              <w:bottom w:w="80" w:type="dxa"/>
              <w:right w:w="100" w:type="dxa"/>
            </w:tcMar>
          </w:tcPr>
          <w:p w14:paraId="6D8FCF81" w14:textId="77777777" w:rsidR="00B93AFE" w:rsidRDefault="00F25E6F">
            <w:pPr>
              <w:spacing w:after="0" w:line="252" w:lineRule="auto"/>
            </w:pPr>
            <w:r>
              <w:rPr>
                <w:rFonts w:ascii="Aptos" w:hAnsi="Aptos" w:cs="Aptos"/>
                <w:color w:val="424242"/>
                <w:sz w:val="19"/>
                <w:szCs w:val="19"/>
              </w:rPr>
              <w:t>—</w:t>
            </w:r>
          </w:p>
        </w:tc>
      </w:tr>
      <w:tr w:rsidR="00B93AFE" w14:paraId="6D8FCF87"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F83" w14:textId="77777777" w:rsidR="00B93AFE" w:rsidRDefault="00F25E6F">
            <w:pPr>
              <w:spacing w:after="0" w:line="252" w:lineRule="auto"/>
            </w:pPr>
            <w:r>
              <w:rPr>
                <w:rFonts w:ascii="Aptos" w:hAnsi="Aptos" w:cs="Aptos"/>
                <w:color w:val="424242"/>
                <w:sz w:val="19"/>
                <w:szCs w:val="19"/>
              </w:rPr>
              <w:t>Annual budget</w:t>
            </w:r>
          </w:p>
        </w:tc>
        <w:tc>
          <w:tcPr>
            <w:tcW w:w="2120" w:type="dxa"/>
            <w:tcBorders>
              <w:bottom w:val="single" w:sz="4" w:space="0" w:color="D2D6DA"/>
            </w:tcBorders>
            <w:shd w:val="clear" w:color="auto" w:fill="FAFAFB"/>
            <w:tcMar>
              <w:top w:w="80" w:type="dxa"/>
              <w:left w:w="100" w:type="dxa"/>
              <w:bottom w:w="80" w:type="dxa"/>
              <w:right w:w="100" w:type="dxa"/>
            </w:tcMar>
          </w:tcPr>
          <w:p w14:paraId="6D8FCF84"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shd w:val="clear" w:color="auto" w:fill="FAFAFB"/>
            <w:tcMar>
              <w:top w:w="80" w:type="dxa"/>
              <w:left w:w="100" w:type="dxa"/>
              <w:bottom w:w="80" w:type="dxa"/>
              <w:right w:w="100" w:type="dxa"/>
            </w:tcMar>
          </w:tcPr>
          <w:p w14:paraId="6D8FCF85" w14:textId="77777777" w:rsidR="00B93AFE" w:rsidRDefault="00F25E6F">
            <w:pPr>
              <w:spacing w:after="0" w:line="252" w:lineRule="auto"/>
            </w:pPr>
            <w:r>
              <w:rPr>
                <w:rFonts w:ascii="Aptos" w:hAnsi="Aptos" w:cs="Aptos"/>
                <w:color w:val="424242"/>
                <w:sz w:val="19"/>
                <w:szCs w:val="19"/>
              </w:rPr>
              <w:t>Recommend</w:t>
            </w:r>
          </w:p>
        </w:tc>
        <w:tc>
          <w:tcPr>
            <w:tcW w:w="2120" w:type="dxa"/>
            <w:tcBorders>
              <w:bottom w:val="single" w:sz="4" w:space="0" w:color="D2D6DA"/>
            </w:tcBorders>
            <w:shd w:val="clear" w:color="auto" w:fill="FAFAFB"/>
            <w:tcMar>
              <w:top w:w="80" w:type="dxa"/>
              <w:left w:w="100" w:type="dxa"/>
              <w:bottom w:w="80" w:type="dxa"/>
              <w:right w:w="100" w:type="dxa"/>
            </w:tcMar>
          </w:tcPr>
          <w:p w14:paraId="6D8FCF86" w14:textId="77777777" w:rsidR="00B93AFE" w:rsidRDefault="00F25E6F">
            <w:pPr>
              <w:spacing w:after="0" w:line="252" w:lineRule="auto"/>
            </w:pPr>
            <w:r>
              <w:rPr>
                <w:rFonts w:ascii="Aptos" w:hAnsi="Aptos" w:cs="Aptos"/>
                <w:color w:val="424242"/>
                <w:sz w:val="19"/>
                <w:szCs w:val="19"/>
              </w:rPr>
              <w:t>Develop</w:t>
            </w:r>
          </w:p>
        </w:tc>
      </w:tr>
      <w:tr w:rsidR="00B93AFE" w14:paraId="6D8FCF8C" w14:textId="77777777">
        <w:trPr>
          <w:cantSplit/>
        </w:trPr>
        <w:tc>
          <w:tcPr>
            <w:tcW w:w="3277" w:type="dxa"/>
            <w:tcBorders>
              <w:bottom w:val="single" w:sz="4" w:space="0" w:color="D2D6DA"/>
            </w:tcBorders>
            <w:tcMar>
              <w:top w:w="80" w:type="dxa"/>
              <w:left w:w="100" w:type="dxa"/>
              <w:bottom w:w="80" w:type="dxa"/>
              <w:right w:w="100" w:type="dxa"/>
            </w:tcMar>
          </w:tcPr>
          <w:p w14:paraId="6D8FCF88" w14:textId="77777777" w:rsidR="00B93AFE" w:rsidRDefault="00F25E6F">
            <w:pPr>
              <w:spacing w:after="0" w:line="252" w:lineRule="auto"/>
            </w:pPr>
            <w:r>
              <w:rPr>
                <w:rFonts w:ascii="Aptos" w:hAnsi="Aptos" w:cs="Aptos"/>
                <w:color w:val="424242"/>
                <w:sz w:val="19"/>
                <w:szCs w:val="19"/>
              </w:rPr>
              <w:t>Operating expenses (payment)</w:t>
            </w:r>
          </w:p>
        </w:tc>
        <w:tc>
          <w:tcPr>
            <w:tcW w:w="2120" w:type="dxa"/>
            <w:tcBorders>
              <w:bottom w:val="single" w:sz="4" w:space="0" w:color="D2D6DA"/>
            </w:tcBorders>
            <w:tcMar>
              <w:top w:w="80" w:type="dxa"/>
              <w:left w:w="100" w:type="dxa"/>
              <w:bottom w:w="80" w:type="dxa"/>
              <w:right w:w="100" w:type="dxa"/>
            </w:tcMar>
          </w:tcPr>
          <w:p w14:paraId="6D8FCF89" w14:textId="5C2D90F5" w:rsidR="00B93AFE" w:rsidRDefault="00F25E6F">
            <w:pPr>
              <w:spacing w:after="0" w:line="252" w:lineRule="auto"/>
            </w:pPr>
            <w:del w:id="155" w:author="Margrace Gacang" w:date="2026-09-02T16:48:00Z" w16du:dateUtc="2026-09-02T08:48:00Z">
              <w:r w:rsidDel="00122BF9">
                <w:rPr>
                  <w:rFonts w:ascii="Aptos" w:hAnsi="Aptos" w:cs="Aptos"/>
                  <w:color w:val="424242"/>
                  <w:sz w:val="19"/>
                  <w:szCs w:val="19"/>
                </w:rPr>
                <w:delText>Approve</w:delText>
              </w:r>
            </w:del>
            <w:ins w:id="156" w:author="Margrace Gacang" w:date="2026-09-02T16:48:00Z" w16du:dateUtc="2026-09-02T08:48:00Z">
              <w:r w:rsidR="00122BF9">
                <w:rPr>
                  <w:rFonts w:ascii="Aptos" w:hAnsi="Aptos" w:cs="Aptos"/>
                  <w:color w:val="424242"/>
                  <w:sz w:val="19"/>
                  <w:szCs w:val="19"/>
                </w:rPr>
                <w:t>Ratify</w:t>
              </w:r>
            </w:ins>
          </w:p>
        </w:tc>
        <w:tc>
          <w:tcPr>
            <w:tcW w:w="2120" w:type="dxa"/>
            <w:tcBorders>
              <w:bottom w:val="single" w:sz="4" w:space="0" w:color="D2D6DA"/>
            </w:tcBorders>
            <w:tcMar>
              <w:top w:w="80" w:type="dxa"/>
              <w:left w:w="100" w:type="dxa"/>
              <w:bottom w:w="80" w:type="dxa"/>
              <w:right w:w="100" w:type="dxa"/>
            </w:tcMar>
          </w:tcPr>
          <w:p w14:paraId="6D8FCF8A" w14:textId="346595FF" w:rsidR="00B93AFE" w:rsidRDefault="00F25E6F">
            <w:pPr>
              <w:spacing w:after="0" w:line="252" w:lineRule="auto"/>
            </w:pPr>
            <w:del w:id="157" w:author="Margrace Gacang" w:date="2026-09-02T16:48:00Z" w16du:dateUtc="2026-09-02T08:48:00Z">
              <w:r w:rsidDel="00122BF9">
                <w:rPr>
                  <w:rFonts w:ascii="Aptos" w:hAnsi="Aptos" w:cs="Aptos"/>
                  <w:color w:val="424242"/>
                  <w:sz w:val="19"/>
                  <w:szCs w:val="19"/>
                </w:rPr>
                <w:delText>Action</w:delText>
              </w:r>
            </w:del>
            <w:ins w:id="158" w:author="Margrace Gacang" w:date="2026-09-02T16:48:00Z" w16du:dateUtc="2026-09-02T08:48:00Z">
              <w:r w:rsidR="00122BF9">
                <w:rPr>
                  <w:rFonts w:ascii="Aptos" w:hAnsi="Aptos" w:cs="Aptos"/>
                  <w:color w:val="424242"/>
                  <w:sz w:val="19"/>
                  <w:szCs w:val="19"/>
                </w:rPr>
                <w:t>A</w:t>
              </w:r>
              <w:r w:rsidR="00122BF9">
                <w:rPr>
                  <w:rFonts w:ascii="Aptos" w:hAnsi="Aptos" w:cs="Aptos"/>
                  <w:color w:val="424242"/>
                  <w:sz w:val="19"/>
                  <w:szCs w:val="19"/>
                </w:rPr>
                <w:t>pprove</w:t>
              </w:r>
            </w:ins>
          </w:p>
        </w:tc>
        <w:tc>
          <w:tcPr>
            <w:tcW w:w="2120" w:type="dxa"/>
            <w:tcBorders>
              <w:bottom w:val="single" w:sz="4" w:space="0" w:color="D2D6DA"/>
            </w:tcBorders>
            <w:tcMar>
              <w:top w:w="80" w:type="dxa"/>
              <w:left w:w="100" w:type="dxa"/>
              <w:bottom w:w="80" w:type="dxa"/>
              <w:right w:w="100" w:type="dxa"/>
            </w:tcMar>
          </w:tcPr>
          <w:p w14:paraId="6D8FCF8B" w14:textId="231B75C0" w:rsidR="00B93AFE" w:rsidRDefault="00F25E6F">
            <w:pPr>
              <w:spacing w:after="0" w:line="252" w:lineRule="auto"/>
            </w:pPr>
            <w:del w:id="159" w:author="Margrace Gacang" w:date="2026-09-02T16:48:00Z" w16du:dateUtc="2026-09-02T08:48:00Z">
              <w:r w:rsidDel="00122BF9">
                <w:rPr>
                  <w:rFonts w:ascii="Aptos" w:hAnsi="Aptos" w:cs="Aptos"/>
                  <w:color w:val="424242"/>
                  <w:sz w:val="19"/>
                  <w:szCs w:val="19"/>
                </w:rPr>
                <w:delText>Develop</w:delText>
              </w:r>
            </w:del>
            <w:ins w:id="160" w:author="Margrace Gacang" w:date="2026-09-02T16:48:00Z" w16du:dateUtc="2026-09-02T08:48:00Z">
              <w:r w:rsidR="00122BF9">
                <w:rPr>
                  <w:rFonts w:ascii="Aptos" w:hAnsi="Aptos" w:cs="Aptos"/>
                  <w:color w:val="424242"/>
                  <w:sz w:val="19"/>
                  <w:szCs w:val="19"/>
                </w:rPr>
                <w:t>Action</w:t>
              </w:r>
            </w:ins>
          </w:p>
        </w:tc>
      </w:tr>
      <w:tr w:rsidR="00B93AFE" w14:paraId="6D8FCF91"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F8D" w14:textId="77777777" w:rsidR="00B93AFE" w:rsidRDefault="00F25E6F">
            <w:pPr>
              <w:spacing w:after="0" w:line="252" w:lineRule="auto"/>
            </w:pPr>
            <w:r>
              <w:rPr>
                <w:rFonts w:ascii="Aptos" w:hAnsi="Aptos" w:cs="Aptos"/>
                <w:color w:val="424242"/>
                <w:sz w:val="19"/>
                <w:szCs w:val="19"/>
              </w:rPr>
              <w:t>Open / close bank accounts</w:t>
            </w:r>
          </w:p>
        </w:tc>
        <w:tc>
          <w:tcPr>
            <w:tcW w:w="2120" w:type="dxa"/>
            <w:tcBorders>
              <w:bottom w:val="single" w:sz="4" w:space="0" w:color="D2D6DA"/>
            </w:tcBorders>
            <w:shd w:val="clear" w:color="auto" w:fill="FAFAFB"/>
            <w:tcMar>
              <w:top w:w="80" w:type="dxa"/>
              <w:left w:w="100" w:type="dxa"/>
              <w:bottom w:w="80" w:type="dxa"/>
              <w:right w:w="100" w:type="dxa"/>
            </w:tcMar>
          </w:tcPr>
          <w:p w14:paraId="6D8FCF8E" w14:textId="77777777" w:rsidR="00B93AFE" w:rsidRDefault="00F25E6F">
            <w:pPr>
              <w:spacing w:after="0" w:line="252" w:lineRule="auto"/>
            </w:pPr>
            <w:r>
              <w:rPr>
                <w:rFonts w:ascii="Aptos" w:hAnsi="Aptos" w:cs="Aptos"/>
                <w:color w:val="424242"/>
                <w:sz w:val="19"/>
                <w:szCs w:val="19"/>
              </w:rPr>
              <w:t>Ratify</w:t>
            </w:r>
          </w:p>
        </w:tc>
        <w:tc>
          <w:tcPr>
            <w:tcW w:w="2120" w:type="dxa"/>
            <w:tcBorders>
              <w:bottom w:val="single" w:sz="4" w:space="0" w:color="D2D6DA"/>
            </w:tcBorders>
            <w:shd w:val="clear" w:color="auto" w:fill="FAFAFB"/>
            <w:tcMar>
              <w:top w:w="80" w:type="dxa"/>
              <w:left w:w="100" w:type="dxa"/>
              <w:bottom w:w="80" w:type="dxa"/>
              <w:right w:w="100" w:type="dxa"/>
            </w:tcMar>
          </w:tcPr>
          <w:p w14:paraId="6D8FCF8F"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shd w:val="clear" w:color="auto" w:fill="FAFAFB"/>
            <w:tcMar>
              <w:top w:w="80" w:type="dxa"/>
              <w:left w:w="100" w:type="dxa"/>
              <w:bottom w:w="80" w:type="dxa"/>
              <w:right w:w="100" w:type="dxa"/>
            </w:tcMar>
          </w:tcPr>
          <w:p w14:paraId="6D8FCF90" w14:textId="77777777" w:rsidR="00B93AFE" w:rsidRDefault="00F25E6F">
            <w:pPr>
              <w:spacing w:after="0" w:line="252" w:lineRule="auto"/>
            </w:pPr>
            <w:r>
              <w:rPr>
                <w:rFonts w:ascii="Aptos" w:hAnsi="Aptos" w:cs="Aptos"/>
                <w:color w:val="424242"/>
                <w:sz w:val="19"/>
                <w:szCs w:val="19"/>
              </w:rPr>
              <w:t>Recommend</w:t>
            </w:r>
          </w:p>
        </w:tc>
      </w:tr>
      <w:tr w:rsidR="00B93AFE" w14:paraId="6D8FCF96" w14:textId="77777777">
        <w:trPr>
          <w:cantSplit/>
        </w:trPr>
        <w:tc>
          <w:tcPr>
            <w:tcW w:w="3277" w:type="dxa"/>
            <w:tcBorders>
              <w:bottom w:val="single" w:sz="4" w:space="0" w:color="D2D6DA"/>
            </w:tcBorders>
            <w:tcMar>
              <w:top w:w="80" w:type="dxa"/>
              <w:left w:w="100" w:type="dxa"/>
              <w:bottom w:w="80" w:type="dxa"/>
              <w:right w:w="100" w:type="dxa"/>
            </w:tcMar>
          </w:tcPr>
          <w:p w14:paraId="6D8FCF92" w14:textId="77777777" w:rsidR="00B93AFE" w:rsidRDefault="00F25E6F">
            <w:pPr>
              <w:spacing w:after="0" w:line="252" w:lineRule="auto"/>
            </w:pPr>
            <w:r>
              <w:rPr>
                <w:rFonts w:ascii="Aptos" w:hAnsi="Aptos" w:cs="Aptos"/>
                <w:color w:val="424242"/>
                <w:sz w:val="19"/>
                <w:szCs w:val="19"/>
              </w:rPr>
              <w:t>BIR &amp; other government payments</w:t>
            </w:r>
          </w:p>
        </w:tc>
        <w:tc>
          <w:tcPr>
            <w:tcW w:w="2120" w:type="dxa"/>
            <w:tcBorders>
              <w:bottom w:val="single" w:sz="4" w:space="0" w:color="D2D6DA"/>
            </w:tcBorders>
            <w:tcMar>
              <w:top w:w="80" w:type="dxa"/>
              <w:left w:w="100" w:type="dxa"/>
              <w:bottom w:w="80" w:type="dxa"/>
              <w:right w:w="100" w:type="dxa"/>
            </w:tcMar>
          </w:tcPr>
          <w:p w14:paraId="6D8FCF93" w14:textId="77777777" w:rsidR="00B93AFE" w:rsidRDefault="00F25E6F">
            <w:pPr>
              <w:spacing w:after="0" w:line="252" w:lineRule="auto"/>
            </w:pPr>
            <w:r>
              <w:rPr>
                <w:rFonts w:ascii="Aptos" w:hAnsi="Aptos" w:cs="Aptos"/>
                <w:color w:val="424242"/>
                <w:sz w:val="19"/>
                <w:szCs w:val="19"/>
              </w:rPr>
              <w:t>Review</w:t>
            </w:r>
          </w:p>
        </w:tc>
        <w:tc>
          <w:tcPr>
            <w:tcW w:w="2120" w:type="dxa"/>
            <w:tcBorders>
              <w:bottom w:val="single" w:sz="4" w:space="0" w:color="D2D6DA"/>
            </w:tcBorders>
            <w:tcMar>
              <w:top w:w="80" w:type="dxa"/>
              <w:left w:w="100" w:type="dxa"/>
              <w:bottom w:w="80" w:type="dxa"/>
              <w:right w:w="100" w:type="dxa"/>
            </w:tcMar>
          </w:tcPr>
          <w:p w14:paraId="6D8FCF94"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tcMar>
              <w:top w:w="80" w:type="dxa"/>
              <w:left w:w="100" w:type="dxa"/>
              <w:bottom w:w="80" w:type="dxa"/>
              <w:right w:w="100" w:type="dxa"/>
            </w:tcMar>
          </w:tcPr>
          <w:p w14:paraId="6D8FCF95" w14:textId="77777777" w:rsidR="00B93AFE" w:rsidRDefault="00F25E6F">
            <w:pPr>
              <w:spacing w:after="0" w:line="252" w:lineRule="auto"/>
            </w:pPr>
            <w:r>
              <w:rPr>
                <w:rFonts w:ascii="Aptos" w:hAnsi="Aptos" w:cs="Aptos"/>
                <w:color w:val="424242"/>
                <w:sz w:val="19"/>
                <w:szCs w:val="19"/>
              </w:rPr>
              <w:t>Action</w:t>
            </w:r>
          </w:p>
        </w:tc>
      </w:tr>
      <w:tr w:rsidR="00B93AFE" w14:paraId="6D8FCF9B" w14:textId="77777777">
        <w:trPr>
          <w:cantSplit/>
        </w:trPr>
        <w:tc>
          <w:tcPr>
            <w:tcW w:w="3277" w:type="dxa"/>
            <w:tcBorders>
              <w:bottom w:val="single" w:sz="4" w:space="0" w:color="D2D6DA"/>
            </w:tcBorders>
            <w:shd w:val="clear" w:color="auto" w:fill="FAFAFB"/>
            <w:tcMar>
              <w:top w:w="80" w:type="dxa"/>
              <w:left w:w="100" w:type="dxa"/>
              <w:bottom w:w="80" w:type="dxa"/>
              <w:right w:w="100" w:type="dxa"/>
            </w:tcMar>
          </w:tcPr>
          <w:p w14:paraId="6D8FCF97" w14:textId="77777777" w:rsidR="00B93AFE" w:rsidRDefault="00F25E6F">
            <w:pPr>
              <w:spacing w:after="0" w:line="252" w:lineRule="auto"/>
            </w:pPr>
            <w:r>
              <w:rPr>
                <w:rFonts w:ascii="Aptos" w:hAnsi="Aptos" w:cs="Aptos"/>
                <w:color w:val="424242"/>
                <w:sz w:val="19"/>
                <w:szCs w:val="19"/>
              </w:rPr>
              <w:t>Internal audit (annual)</w:t>
            </w:r>
          </w:p>
        </w:tc>
        <w:tc>
          <w:tcPr>
            <w:tcW w:w="2120" w:type="dxa"/>
            <w:tcBorders>
              <w:bottom w:val="single" w:sz="4" w:space="0" w:color="D2D6DA"/>
            </w:tcBorders>
            <w:shd w:val="clear" w:color="auto" w:fill="FAFAFB"/>
            <w:tcMar>
              <w:top w:w="80" w:type="dxa"/>
              <w:left w:w="100" w:type="dxa"/>
              <w:bottom w:w="80" w:type="dxa"/>
              <w:right w:w="100" w:type="dxa"/>
            </w:tcMar>
          </w:tcPr>
          <w:p w14:paraId="6D8FCF98" w14:textId="77777777" w:rsidR="00B93AFE" w:rsidRDefault="00F25E6F">
            <w:pPr>
              <w:spacing w:after="0" w:line="252" w:lineRule="auto"/>
            </w:pPr>
            <w:r>
              <w:rPr>
                <w:rFonts w:ascii="Aptos" w:hAnsi="Aptos" w:cs="Aptos"/>
                <w:color w:val="424242"/>
                <w:sz w:val="19"/>
                <w:szCs w:val="19"/>
              </w:rPr>
              <w:t>Approve</w:t>
            </w:r>
          </w:p>
        </w:tc>
        <w:tc>
          <w:tcPr>
            <w:tcW w:w="2120" w:type="dxa"/>
            <w:tcBorders>
              <w:bottom w:val="single" w:sz="4" w:space="0" w:color="D2D6DA"/>
            </w:tcBorders>
            <w:shd w:val="clear" w:color="auto" w:fill="FAFAFB"/>
            <w:tcMar>
              <w:top w:w="80" w:type="dxa"/>
              <w:left w:w="100" w:type="dxa"/>
              <w:bottom w:w="80" w:type="dxa"/>
              <w:right w:w="100" w:type="dxa"/>
            </w:tcMar>
          </w:tcPr>
          <w:p w14:paraId="6D8FCF99" w14:textId="77777777" w:rsidR="00B93AFE" w:rsidRDefault="00F25E6F">
            <w:pPr>
              <w:spacing w:after="0" w:line="252" w:lineRule="auto"/>
            </w:pPr>
            <w:r>
              <w:rPr>
                <w:rFonts w:ascii="Aptos" w:hAnsi="Aptos" w:cs="Aptos"/>
                <w:color w:val="424242"/>
                <w:sz w:val="19"/>
                <w:szCs w:val="19"/>
              </w:rPr>
              <w:t>Advised</w:t>
            </w:r>
          </w:p>
        </w:tc>
        <w:tc>
          <w:tcPr>
            <w:tcW w:w="2120" w:type="dxa"/>
            <w:tcBorders>
              <w:bottom w:val="single" w:sz="4" w:space="0" w:color="D2D6DA"/>
            </w:tcBorders>
            <w:shd w:val="clear" w:color="auto" w:fill="FAFAFB"/>
            <w:tcMar>
              <w:top w:w="80" w:type="dxa"/>
              <w:left w:w="100" w:type="dxa"/>
              <w:bottom w:w="80" w:type="dxa"/>
              <w:right w:w="100" w:type="dxa"/>
            </w:tcMar>
          </w:tcPr>
          <w:p w14:paraId="6D8FCF9A" w14:textId="77777777" w:rsidR="00B93AFE" w:rsidRDefault="00F25E6F">
            <w:pPr>
              <w:spacing w:after="0" w:line="252" w:lineRule="auto"/>
            </w:pPr>
            <w:r>
              <w:rPr>
                <w:rFonts w:ascii="Aptos" w:hAnsi="Aptos" w:cs="Aptos"/>
                <w:color w:val="424242"/>
                <w:sz w:val="19"/>
                <w:szCs w:val="19"/>
              </w:rPr>
              <w:t>Action</w:t>
            </w:r>
          </w:p>
        </w:tc>
      </w:tr>
    </w:tbl>
    <w:p w14:paraId="6D8FCF9C" w14:textId="77777777" w:rsidR="00B93AFE" w:rsidRDefault="00B93AFE" w:rsidP="00C276E9">
      <w:pPr>
        <w:spacing w:after="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9F"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F9D" w14:textId="77777777" w:rsidR="00B93AFE" w:rsidRDefault="00F25E6F">
            <w:pPr>
              <w:spacing w:after="40" w:line="264" w:lineRule="auto"/>
            </w:pPr>
            <w:r>
              <w:rPr>
                <w:rFonts w:ascii="Aptos" w:hAnsi="Aptos" w:cs="Aptos"/>
                <w:b/>
                <w:caps/>
                <w:color w:val="96B3D2"/>
                <w:spacing w:val="20"/>
                <w:sz w:val="15"/>
                <w:szCs w:val="15"/>
              </w:rPr>
              <w:t>What the actions mean</w:t>
            </w:r>
          </w:p>
          <w:p w14:paraId="6D8FCF9E" w14:textId="77777777" w:rsidR="00B93AFE" w:rsidRDefault="00F25E6F">
            <w:pPr>
              <w:spacing w:after="0" w:line="252" w:lineRule="auto"/>
            </w:pPr>
            <w:r>
              <w:rPr>
                <w:rFonts w:ascii="Aptos" w:hAnsi="Aptos" w:cs="Aptos"/>
                <w:color w:val="424242"/>
                <w:sz w:val="19"/>
                <w:szCs w:val="19"/>
              </w:rPr>
              <w:t>Develop (prepare/draft) · Recommend (put to next level) · Approve (decide &amp; activate) · Be advised (informed after) · Ratify (confirm a prior approval) · Action (carry out the approved task).</w:t>
            </w:r>
          </w:p>
        </w:tc>
      </w:tr>
    </w:tbl>
    <w:p w14:paraId="6D8FCFA0" w14:textId="77777777" w:rsidR="00B93AFE" w:rsidRDefault="00B93AFE" w:rsidP="00C276E9">
      <w:pPr>
        <w:spacing w:after="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A3"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FA1" w14:textId="77777777" w:rsidR="00B93AFE" w:rsidRDefault="00F25E6F">
            <w:pPr>
              <w:spacing w:after="40" w:line="264" w:lineRule="auto"/>
            </w:pPr>
            <w:r>
              <w:rPr>
                <w:rFonts w:ascii="Aptos" w:hAnsi="Aptos" w:cs="Aptos"/>
                <w:b/>
                <w:caps/>
                <w:color w:val="FF0080"/>
                <w:spacing w:val="20"/>
                <w:sz w:val="15"/>
                <w:szCs w:val="15"/>
              </w:rPr>
              <w:t>† The rule</w:t>
            </w:r>
          </w:p>
          <w:p w14:paraId="6D8FCFA2" w14:textId="77777777" w:rsidR="00B93AFE" w:rsidRDefault="00F25E6F">
            <w:pPr>
              <w:spacing w:after="0" w:line="252" w:lineRule="auto"/>
            </w:pPr>
            <w:r>
              <w:rPr>
                <w:rFonts w:ascii="Aptos" w:hAnsi="Aptos" w:cs="Aptos"/>
                <w:color w:val="424242"/>
                <w:sz w:val="19"/>
                <w:szCs w:val="19"/>
              </w:rPr>
              <w:t>GM approves if within budget. Authority is vested in a position, not a person; never approve beyond your limit or where you benefit. The full register is the Schedule of Management Authorities.</w:t>
            </w:r>
          </w:p>
        </w:tc>
      </w:tr>
    </w:tbl>
    <w:p w14:paraId="6D8FCFA4" w14:textId="77777777" w:rsidR="00B93AFE" w:rsidRDefault="00B93AFE">
      <w:pPr>
        <w:spacing w:line="264" w:lineRule="auto"/>
      </w:pPr>
    </w:p>
    <w:p w14:paraId="01377A45" w14:textId="77777777" w:rsidR="00C276E9" w:rsidRDefault="00C276E9">
      <w:pPr>
        <w:spacing w:after="60" w:line="264" w:lineRule="auto"/>
        <w:rPr>
          <w:rFonts w:ascii="Aptos" w:hAnsi="Aptos" w:cs="Aptos"/>
          <w:b/>
          <w:caps/>
          <w:color w:val="FF0080"/>
          <w:spacing w:val="28"/>
          <w:sz w:val="15"/>
          <w:szCs w:val="15"/>
        </w:rPr>
      </w:pPr>
    </w:p>
    <w:p w14:paraId="4D581546" w14:textId="77777777" w:rsidR="00C276E9" w:rsidRDefault="00C276E9">
      <w:pPr>
        <w:spacing w:after="60" w:line="264" w:lineRule="auto"/>
        <w:rPr>
          <w:rFonts w:ascii="Aptos" w:hAnsi="Aptos" w:cs="Aptos"/>
          <w:b/>
          <w:caps/>
          <w:color w:val="FF0080"/>
          <w:spacing w:val="28"/>
          <w:sz w:val="15"/>
          <w:szCs w:val="15"/>
        </w:rPr>
      </w:pPr>
    </w:p>
    <w:p w14:paraId="555EE9A9" w14:textId="77777777" w:rsidR="00C276E9" w:rsidRDefault="00C276E9">
      <w:pPr>
        <w:spacing w:after="60" w:line="264" w:lineRule="auto"/>
        <w:rPr>
          <w:rFonts w:ascii="Aptos" w:hAnsi="Aptos" w:cs="Aptos"/>
          <w:b/>
          <w:caps/>
          <w:color w:val="FF0080"/>
          <w:spacing w:val="28"/>
          <w:sz w:val="15"/>
          <w:szCs w:val="15"/>
        </w:rPr>
      </w:pPr>
    </w:p>
    <w:p w14:paraId="15795EF6" w14:textId="77777777" w:rsidR="00C276E9" w:rsidRDefault="00C276E9">
      <w:pPr>
        <w:spacing w:after="60" w:line="264" w:lineRule="auto"/>
        <w:rPr>
          <w:rFonts w:ascii="Aptos" w:hAnsi="Aptos" w:cs="Aptos"/>
          <w:b/>
          <w:caps/>
          <w:color w:val="FF0080"/>
          <w:spacing w:val="28"/>
          <w:sz w:val="15"/>
          <w:szCs w:val="15"/>
        </w:rPr>
      </w:pPr>
    </w:p>
    <w:p w14:paraId="700E7056" w14:textId="77777777" w:rsidR="00C276E9" w:rsidRDefault="00C276E9">
      <w:pPr>
        <w:spacing w:after="60" w:line="264" w:lineRule="auto"/>
        <w:rPr>
          <w:rFonts w:ascii="Aptos" w:hAnsi="Aptos" w:cs="Aptos"/>
          <w:b/>
          <w:caps/>
          <w:color w:val="FF0080"/>
          <w:spacing w:val="28"/>
          <w:sz w:val="15"/>
          <w:szCs w:val="15"/>
        </w:rPr>
      </w:pPr>
    </w:p>
    <w:p w14:paraId="7E2F1A50" w14:textId="77777777" w:rsidR="00C276E9" w:rsidRDefault="00C276E9">
      <w:pPr>
        <w:spacing w:after="60" w:line="264" w:lineRule="auto"/>
        <w:rPr>
          <w:rFonts w:ascii="Aptos" w:hAnsi="Aptos" w:cs="Aptos"/>
          <w:b/>
          <w:caps/>
          <w:color w:val="FF0080"/>
          <w:spacing w:val="28"/>
          <w:sz w:val="15"/>
          <w:szCs w:val="15"/>
        </w:rPr>
      </w:pPr>
    </w:p>
    <w:p w14:paraId="6973039A" w14:textId="77777777" w:rsidR="00C276E9" w:rsidRDefault="00C276E9">
      <w:pPr>
        <w:spacing w:after="60" w:line="264" w:lineRule="auto"/>
        <w:rPr>
          <w:rFonts w:ascii="Aptos" w:hAnsi="Aptos" w:cs="Aptos"/>
          <w:b/>
          <w:caps/>
          <w:color w:val="FF0080"/>
          <w:spacing w:val="28"/>
          <w:sz w:val="15"/>
          <w:szCs w:val="15"/>
        </w:rPr>
      </w:pPr>
    </w:p>
    <w:p w14:paraId="3FEA0DAC" w14:textId="77777777" w:rsidR="00C276E9" w:rsidRDefault="00C276E9">
      <w:pPr>
        <w:spacing w:after="60" w:line="264" w:lineRule="auto"/>
        <w:rPr>
          <w:rFonts w:ascii="Aptos" w:hAnsi="Aptos" w:cs="Aptos"/>
          <w:b/>
          <w:caps/>
          <w:color w:val="FF0080"/>
          <w:spacing w:val="28"/>
          <w:sz w:val="15"/>
          <w:szCs w:val="15"/>
        </w:rPr>
      </w:pPr>
    </w:p>
    <w:p w14:paraId="607B1F9E" w14:textId="77777777" w:rsidR="00C276E9" w:rsidRDefault="00C276E9">
      <w:pPr>
        <w:spacing w:after="60" w:line="264" w:lineRule="auto"/>
        <w:rPr>
          <w:rFonts w:ascii="Aptos" w:hAnsi="Aptos" w:cs="Aptos"/>
          <w:b/>
          <w:caps/>
          <w:color w:val="FF0080"/>
          <w:spacing w:val="28"/>
          <w:sz w:val="15"/>
          <w:szCs w:val="15"/>
        </w:rPr>
      </w:pPr>
    </w:p>
    <w:p w14:paraId="2CA2846F" w14:textId="77777777" w:rsidR="00C276E9" w:rsidRDefault="00C276E9">
      <w:pPr>
        <w:spacing w:after="60" w:line="264" w:lineRule="auto"/>
        <w:rPr>
          <w:rFonts w:ascii="Aptos" w:hAnsi="Aptos" w:cs="Aptos"/>
          <w:b/>
          <w:caps/>
          <w:color w:val="FF0080"/>
          <w:spacing w:val="28"/>
          <w:sz w:val="15"/>
          <w:szCs w:val="15"/>
        </w:rPr>
      </w:pPr>
    </w:p>
    <w:p w14:paraId="5786D535" w14:textId="77777777" w:rsidR="00C276E9" w:rsidRDefault="00C276E9">
      <w:pPr>
        <w:spacing w:after="60" w:line="264" w:lineRule="auto"/>
        <w:rPr>
          <w:rFonts w:ascii="Aptos" w:hAnsi="Aptos" w:cs="Aptos"/>
          <w:b/>
          <w:caps/>
          <w:color w:val="FF0080"/>
          <w:spacing w:val="28"/>
          <w:sz w:val="15"/>
          <w:szCs w:val="15"/>
        </w:rPr>
      </w:pPr>
    </w:p>
    <w:p w14:paraId="36152F72" w14:textId="77777777" w:rsidR="00C276E9" w:rsidRDefault="00C276E9">
      <w:pPr>
        <w:spacing w:after="60" w:line="264" w:lineRule="auto"/>
        <w:rPr>
          <w:rFonts w:ascii="Aptos" w:hAnsi="Aptos" w:cs="Aptos"/>
          <w:b/>
          <w:caps/>
          <w:color w:val="FF0080"/>
          <w:spacing w:val="28"/>
          <w:sz w:val="15"/>
          <w:szCs w:val="15"/>
        </w:rPr>
      </w:pPr>
    </w:p>
    <w:p w14:paraId="0EF0E9E1" w14:textId="77777777" w:rsidR="00C276E9" w:rsidRDefault="00C276E9">
      <w:pPr>
        <w:spacing w:after="60" w:line="264" w:lineRule="auto"/>
        <w:rPr>
          <w:rFonts w:ascii="Aptos" w:hAnsi="Aptos" w:cs="Aptos"/>
          <w:b/>
          <w:caps/>
          <w:color w:val="FF0080"/>
          <w:spacing w:val="28"/>
          <w:sz w:val="15"/>
          <w:szCs w:val="15"/>
        </w:rPr>
      </w:pPr>
    </w:p>
    <w:p w14:paraId="4D561BC6" w14:textId="77777777" w:rsidR="00C276E9" w:rsidRDefault="00C276E9">
      <w:pPr>
        <w:spacing w:after="60" w:line="264" w:lineRule="auto"/>
        <w:rPr>
          <w:rFonts w:ascii="Aptos" w:hAnsi="Aptos" w:cs="Aptos"/>
          <w:b/>
          <w:caps/>
          <w:color w:val="FF0080"/>
          <w:spacing w:val="28"/>
          <w:sz w:val="15"/>
          <w:szCs w:val="15"/>
        </w:rPr>
      </w:pPr>
    </w:p>
    <w:p w14:paraId="378BEAC2" w14:textId="77777777" w:rsidR="00C276E9" w:rsidRDefault="00C276E9">
      <w:pPr>
        <w:spacing w:after="60" w:line="264" w:lineRule="auto"/>
        <w:rPr>
          <w:rFonts w:ascii="Aptos" w:hAnsi="Aptos" w:cs="Aptos"/>
          <w:b/>
          <w:caps/>
          <w:color w:val="FF0080"/>
          <w:spacing w:val="28"/>
          <w:sz w:val="15"/>
          <w:szCs w:val="15"/>
        </w:rPr>
      </w:pPr>
    </w:p>
    <w:p w14:paraId="3046331E" w14:textId="77777777" w:rsidR="00C276E9" w:rsidRDefault="00C276E9">
      <w:pPr>
        <w:spacing w:after="60" w:line="264" w:lineRule="auto"/>
        <w:rPr>
          <w:rFonts w:ascii="Aptos" w:hAnsi="Aptos" w:cs="Aptos"/>
          <w:b/>
          <w:caps/>
          <w:color w:val="FF0080"/>
          <w:spacing w:val="28"/>
          <w:sz w:val="15"/>
          <w:szCs w:val="15"/>
        </w:rPr>
      </w:pPr>
    </w:p>
    <w:p w14:paraId="4945BE9C" w14:textId="77777777" w:rsidR="00C276E9" w:rsidRDefault="00C276E9">
      <w:pPr>
        <w:spacing w:after="60" w:line="264" w:lineRule="auto"/>
        <w:rPr>
          <w:rFonts w:ascii="Aptos" w:hAnsi="Aptos" w:cs="Aptos"/>
          <w:b/>
          <w:caps/>
          <w:color w:val="FF0080"/>
          <w:spacing w:val="28"/>
          <w:sz w:val="15"/>
          <w:szCs w:val="15"/>
        </w:rPr>
      </w:pPr>
    </w:p>
    <w:p w14:paraId="20CADDCC" w14:textId="77777777" w:rsidR="00C276E9" w:rsidRDefault="00C276E9">
      <w:pPr>
        <w:spacing w:after="60" w:line="264" w:lineRule="auto"/>
        <w:rPr>
          <w:rFonts w:ascii="Aptos" w:hAnsi="Aptos" w:cs="Aptos"/>
          <w:b/>
          <w:caps/>
          <w:color w:val="FF0080"/>
          <w:spacing w:val="28"/>
          <w:sz w:val="15"/>
          <w:szCs w:val="15"/>
        </w:rPr>
      </w:pPr>
    </w:p>
    <w:p w14:paraId="4E6FD7D1" w14:textId="77777777" w:rsidR="00C276E9" w:rsidRDefault="00C276E9">
      <w:pPr>
        <w:spacing w:after="60" w:line="264" w:lineRule="auto"/>
        <w:rPr>
          <w:rFonts w:ascii="Aptos" w:hAnsi="Aptos" w:cs="Aptos"/>
          <w:b/>
          <w:caps/>
          <w:color w:val="FF0080"/>
          <w:spacing w:val="28"/>
          <w:sz w:val="15"/>
          <w:szCs w:val="15"/>
        </w:rPr>
      </w:pPr>
    </w:p>
    <w:p w14:paraId="1B6744C1" w14:textId="77777777" w:rsidR="00C276E9" w:rsidRDefault="00C276E9">
      <w:pPr>
        <w:spacing w:after="60" w:line="264" w:lineRule="auto"/>
        <w:rPr>
          <w:rFonts w:ascii="Aptos" w:hAnsi="Aptos" w:cs="Aptos"/>
          <w:b/>
          <w:caps/>
          <w:color w:val="FF0080"/>
          <w:spacing w:val="28"/>
          <w:sz w:val="15"/>
          <w:szCs w:val="15"/>
        </w:rPr>
      </w:pPr>
    </w:p>
    <w:p w14:paraId="53E9338F" w14:textId="77777777" w:rsidR="00C276E9" w:rsidRDefault="00C276E9">
      <w:pPr>
        <w:spacing w:after="60" w:line="264" w:lineRule="auto"/>
        <w:rPr>
          <w:rFonts w:ascii="Aptos" w:hAnsi="Aptos" w:cs="Aptos"/>
          <w:b/>
          <w:caps/>
          <w:color w:val="FF0080"/>
          <w:spacing w:val="28"/>
          <w:sz w:val="15"/>
          <w:szCs w:val="15"/>
        </w:rPr>
      </w:pPr>
    </w:p>
    <w:p w14:paraId="2774F8DA" w14:textId="77777777" w:rsidR="00B93AFE" w:rsidRDefault="00F25E6F">
      <w:pPr>
        <w:spacing w:after="60" w:line="264" w:lineRule="auto"/>
      </w:pPr>
      <w:r>
        <w:rPr>
          <w:rFonts w:ascii="Aptos" w:hAnsi="Aptos" w:cs="Aptos"/>
          <w:b/>
          <w:caps/>
          <w:color w:val="FF0080"/>
          <w:spacing w:val="28"/>
          <w:sz w:val="15"/>
          <w:szCs w:val="15"/>
        </w:rPr>
        <w:t>Part Four · Reference</w:t>
      </w:r>
    </w:p>
    <w:p w14:paraId="0E34DB2A" w14:textId="635C2811" w:rsidR="00B93AFE" w:rsidRPr="00C276E9" w:rsidRDefault="00F25E6F" w:rsidP="00C276E9">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C276E9">
        <w:rPr>
          <w:rFonts w:ascii="Exo" w:hAnsi="Exo" w:cs="Exo"/>
          <w:b/>
          <w:color w:val="000000" w:themeColor="text1"/>
          <w:sz w:val="30"/>
          <w:szCs w:val="30"/>
        </w:rPr>
        <w:t>4.3 · Recurring payments schedule</w:t>
      </w:r>
    </w:p>
    <w:p w14:paraId="6D8FCFA7" w14:textId="77777777" w:rsidR="00B93AFE" w:rsidRDefault="00F25E6F">
      <w:pPr>
        <w:spacing w:after="130" w:line="276" w:lineRule="auto"/>
      </w:pPr>
      <w:r>
        <w:rPr>
          <w:rFonts w:ascii="Aptos" w:hAnsi="Aptos" w:cs="Aptos"/>
          <w:color w:val="6E6E6E"/>
          <w:sz w:val="21"/>
          <w:szCs w:val="21"/>
        </w:rPr>
        <w:t xml:space="preserve">The standing payments of </w:t>
      </w:r>
      <w:proofErr w:type="spellStart"/>
      <w:r>
        <w:rPr>
          <w:rFonts w:ascii="Aptos" w:hAnsi="Aptos" w:cs="Aptos"/>
          <w:color w:val="6E6E6E"/>
          <w:sz w:val="21"/>
          <w:szCs w:val="21"/>
        </w:rPr>
        <w:t>Brainsource</w:t>
      </w:r>
      <w:proofErr w:type="spellEnd"/>
      <w:r>
        <w:rPr>
          <w:rFonts w:ascii="Aptos" w:hAnsi="Aptos" w:cs="Aptos"/>
          <w:color w:val="6E6E6E"/>
          <w:sz w:val="21"/>
          <w:szCs w:val="21"/>
        </w:rPr>
        <w:t xml:space="preserve"> Corporation, by cycle. Dates are the day of the month (or window) each is due.</w:t>
      </w:r>
    </w:p>
    <w:tbl>
      <w:tblPr>
        <w:tblW w:w="9638" w:type="dxa"/>
        <w:tblInd w:w="100" w:type="dxa"/>
        <w:tblLayout w:type="fixed"/>
        <w:tblCellMar>
          <w:left w:w="10" w:type="dxa"/>
          <w:right w:w="10" w:type="dxa"/>
        </w:tblCellMar>
        <w:tblLook w:val="04A0" w:firstRow="1" w:lastRow="0" w:firstColumn="1" w:lastColumn="0" w:noHBand="0" w:noVBand="1"/>
      </w:tblPr>
      <w:tblGrid>
        <w:gridCol w:w="1928"/>
        <w:gridCol w:w="7710"/>
      </w:tblGrid>
      <w:tr w:rsidR="00B93AFE" w14:paraId="6D8FCFAA" w14:textId="77777777">
        <w:trPr>
          <w:cantSplit/>
          <w:tblHeader/>
        </w:trPr>
        <w:tc>
          <w:tcPr>
            <w:tcW w:w="1928" w:type="dxa"/>
            <w:tcBorders>
              <w:bottom w:val="single" w:sz="8" w:space="0" w:color="8C8C8C"/>
            </w:tcBorders>
            <w:shd w:val="clear" w:color="auto" w:fill="EEF0F2"/>
            <w:tcMar>
              <w:top w:w="80" w:type="dxa"/>
              <w:left w:w="100" w:type="dxa"/>
              <w:bottom w:w="80" w:type="dxa"/>
              <w:right w:w="100" w:type="dxa"/>
            </w:tcMar>
          </w:tcPr>
          <w:p w14:paraId="6D8FCFA8" w14:textId="77777777" w:rsidR="00B93AFE" w:rsidRDefault="00F25E6F">
            <w:pPr>
              <w:spacing w:after="0" w:line="264" w:lineRule="auto"/>
            </w:pPr>
            <w:r>
              <w:rPr>
                <w:rFonts w:ascii="Exo" w:hAnsi="Exo" w:cs="Exo"/>
                <w:b/>
                <w:color w:val="3C4147"/>
                <w:sz w:val="17"/>
                <w:szCs w:val="17"/>
              </w:rPr>
              <w:t>Cycle</w:t>
            </w:r>
          </w:p>
        </w:tc>
        <w:tc>
          <w:tcPr>
            <w:tcW w:w="7710" w:type="dxa"/>
            <w:tcBorders>
              <w:bottom w:val="single" w:sz="8" w:space="0" w:color="8C8C8C"/>
            </w:tcBorders>
            <w:shd w:val="clear" w:color="auto" w:fill="EEF0F2"/>
            <w:tcMar>
              <w:top w:w="80" w:type="dxa"/>
              <w:left w:w="100" w:type="dxa"/>
              <w:bottom w:w="80" w:type="dxa"/>
              <w:right w:w="100" w:type="dxa"/>
            </w:tcMar>
          </w:tcPr>
          <w:p w14:paraId="6D8FCFA9" w14:textId="77777777" w:rsidR="00B93AFE" w:rsidRDefault="00F25E6F">
            <w:pPr>
              <w:spacing w:after="0" w:line="264" w:lineRule="auto"/>
            </w:pPr>
            <w:r>
              <w:rPr>
                <w:rFonts w:ascii="Exo" w:hAnsi="Exo" w:cs="Exo"/>
                <w:b/>
                <w:color w:val="3C4147"/>
                <w:sz w:val="17"/>
                <w:szCs w:val="17"/>
              </w:rPr>
              <w:t>Payments (due date / window)</w:t>
            </w:r>
          </w:p>
        </w:tc>
      </w:tr>
      <w:tr w:rsidR="00B93AFE" w14:paraId="6D8FCFAD" w14:textId="77777777">
        <w:trPr>
          <w:cantSplit/>
        </w:trPr>
        <w:tc>
          <w:tcPr>
            <w:tcW w:w="1928" w:type="dxa"/>
            <w:tcBorders>
              <w:bottom w:val="single" w:sz="4" w:space="0" w:color="D2D6DA"/>
            </w:tcBorders>
            <w:tcMar>
              <w:top w:w="80" w:type="dxa"/>
              <w:left w:w="100" w:type="dxa"/>
              <w:bottom w:w="80" w:type="dxa"/>
              <w:right w:w="100" w:type="dxa"/>
            </w:tcMar>
          </w:tcPr>
          <w:p w14:paraId="6D8FCFAB" w14:textId="77777777" w:rsidR="00B93AFE" w:rsidRDefault="00F25E6F">
            <w:pPr>
              <w:spacing w:after="0" w:line="252" w:lineRule="auto"/>
            </w:pPr>
            <w:r>
              <w:rPr>
                <w:rFonts w:ascii="Aptos" w:hAnsi="Aptos" w:cs="Aptos"/>
                <w:color w:val="424242"/>
                <w:sz w:val="19"/>
                <w:szCs w:val="19"/>
              </w:rPr>
              <w:t>Monthly</w:t>
            </w:r>
          </w:p>
        </w:tc>
        <w:tc>
          <w:tcPr>
            <w:tcW w:w="7710" w:type="dxa"/>
            <w:tcBorders>
              <w:bottom w:val="single" w:sz="4" w:space="0" w:color="D2D6DA"/>
            </w:tcBorders>
            <w:tcMar>
              <w:top w:w="80" w:type="dxa"/>
              <w:left w:w="100" w:type="dxa"/>
              <w:bottom w:w="80" w:type="dxa"/>
              <w:right w:w="100" w:type="dxa"/>
            </w:tcMar>
          </w:tcPr>
          <w:p w14:paraId="6D8FCFAC" w14:textId="15FF4AF6" w:rsidR="00B93AFE" w:rsidRDefault="00F25E6F">
            <w:pPr>
              <w:spacing w:after="0" w:line="252" w:lineRule="auto"/>
            </w:pPr>
            <w:r>
              <w:rPr>
                <w:rFonts w:ascii="Aptos" w:hAnsi="Aptos" w:cs="Aptos"/>
                <w:color w:val="424242"/>
                <w:sz w:val="19"/>
                <w:szCs w:val="19"/>
              </w:rPr>
              <w:t xml:space="preserve">Withholding taxes 1601C &amp; 0619E (10) · HDMF (10–14) · PhilHealth (11–15) · SSS (25–31) · </w:t>
            </w:r>
            <w:del w:id="161" w:author="Margrace Gacang" w:date="2026-09-02T16:51:00Z" w16du:dateUtc="2026-09-02T08:51:00Z">
              <w:r w:rsidDel="009E7ADD">
                <w:rPr>
                  <w:rFonts w:ascii="Aptos" w:hAnsi="Aptos" w:cs="Aptos"/>
                  <w:color w:val="424242"/>
                  <w:sz w:val="19"/>
                  <w:szCs w:val="19"/>
                </w:rPr>
                <w:delText xml:space="preserve">Monthly </w:delText>
              </w:r>
            </w:del>
            <w:del w:id="162" w:author="Margrace Gacang" w:date="2026-09-02T16:54:00Z" w16du:dateUtc="2026-09-02T08:54:00Z">
              <w:r w:rsidDel="007248F5">
                <w:rPr>
                  <w:rFonts w:ascii="Aptos" w:hAnsi="Aptos" w:cs="Aptos"/>
                  <w:color w:val="424242"/>
                  <w:sz w:val="19"/>
                  <w:szCs w:val="19"/>
                </w:rPr>
                <w:delText>VAT (</w:delText>
              </w:r>
            </w:del>
            <w:del w:id="163" w:author="Margrace Gacang" w:date="2026-09-02T16:51:00Z" w16du:dateUtc="2026-09-02T08:51:00Z">
              <w:r w:rsidDel="009E7ADD">
                <w:rPr>
                  <w:rFonts w:ascii="Aptos" w:hAnsi="Aptos" w:cs="Aptos"/>
                  <w:color w:val="424242"/>
                  <w:sz w:val="19"/>
                  <w:szCs w:val="19"/>
                </w:rPr>
                <w:delText>20</w:delText>
              </w:r>
            </w:del>
            <w:del w:id="164" w:author="Margrace Gacang" w:date="2026-09-02T16:54:00Z" w16du:dateUtc="2026-09-02T08:54:00Z">
              <w:r w:rsidDel="007248F5">
                <w:rPr>
                  <w:rFonts w:ascii="Aptos" w:hAnsi="Aptos" w:cs="Aptos"/>
                  <w:color w:val="424242"/>
                  <w:sz w:val="19"/>
                  <w:szCs w:val="19"/>
                </w:rPr>
                <w:delText xml:space="preserve">) </w:delText>
              </w:r>
            </w:del>
            <w:del w:id="165" w:author="Margrace Gacang" w:date="2026-09-02T16:51:00Z" w16du:dateUtc="2026-09-02T08:51:00Z">
              <w:r w:rsidDel="00A2632C">
                <w:rPr>
                  <w:rFonts w:ascii="Aptos" w:hAnsi="Aptos" w:cs="Aptos"/>
                  <w:color w:val="424242"/>
                  <w:sz w:val="19"/>
                  <w:szCs w:val="19"/>
                </w:rPr>
                <w:delText xml:space="preserve">· TL Plaza rent (1–5) </w:delText>
              </w:r>
            </w:del>
            <w:del w:id="166" w:author="Margrace Gacang" w:date="2026-09-02T16:54:00Z" w16du:dateUtc="2026-09-02T08:54:00Z">
              <w:r w:rsidDel="007248F5">
                <w:rPr>
                  <w:rFonts w:ascii="Aptos" w:hAnsi="Aptos" w:cs="Aptos"/>
                  <w:color w:val="424242"/>
                  <w:sz w:val="19"/>
                  <w:szCs w:val="19"/>
                </w:rPr>
                <w:delText>·</w:delText>
              </w:r>
            </w:del>
            <w:r>
              <w:rPr>
                <w:rFonts w:ascii="Aptos" w:hAnsi="Aptos" w:cs="Aptos"/>
                <w:color w:val="424242"/>
                <w:sz w:val="19"/>
                <w:szCs w:val="19"/>
              </w:rPr>
              <w:t xml:space="preserve"> </w:t>
            </w:r>
            <w:proofErr w:type="spellStart"/>
            <w:r>
              <w:rPr>
                <w:rFonts w:ascii="Aptos" w:hAnsi="Aptos" w:cs="Aptos"/>
                <w:color w:val="424242"/>
                <w:sz w:val="19"/>
                <w:szCs w:val="19"/>
              </w:rPr>
              <w:t>Hensonville</w:t>
            </w:r>
            <w:proofErr w:type="spellEnd"/>
            <w:r>
              <w:rPr>
                <w:rFonts w:ascii="Aptos" w:hAnsi="Aptos" w:cs="Aptos"/>
                <w:color w:val="424242"/>
                <w:sz w:val="19"/>
                <w:szCs w:val="19"/>
              </w:rPr>
              <w:t xml:space="preserve"> property payment (28) </w:t>
            </w:r>
            <w:ins w:id="167" w:author="Margrace Gacang" w:date="2026-09-02T16:54:00Z" w16du:dateUtc="2026-09-02T08:54:00Z">
              <w:r w:rsidR="001600BB">
                <w:rPr>
                  <w:rFonts w:ascii="Aptos" w:hAnsi="Aptos" w:cs="Aptos"/>
                  <w:color w:val="424242"/>
                  <w:sz w:val="19"/>
                  <w:szCs w:val="19"/>
                </w:rPr>
                <w:t xml:space="preserve">· </w:t>
              </w:r>
              <w:r w:rsidR="001600BB">
                <w:rPr>
                  <w:rFonts w:ascii="Aptos" w:hAnsi="Aptos" w:cs="Aptos"/>
                  <w:color w:val="424242"/>
                  <w:sz w:val="19"/>
                  <w:szCs w:val="19"/>
                </w:rPr>
                <w:t xml:space="preserve">La Grande Residence </w:t>
              </w:r>
              <w:r w:rsidR="001600BB">
                <w:rPr>
                  <w:rFonts w:ascii="Aptos" w:hAnsi="Aptos" w:cs="Aptos"/>
                  <w:color w:val="424242"/>
                  <w:sz w:val="19"/>
                  <w:szCs w:val="19"/>
                </w:rPr>
                <w:t xml:space="preserve">property payment (28) </w:t>
              </w:r>
            </w:ins>
            <w:r>
              <w:rPr>
                <w:rFonts w:ascii="Aptos" w:hAnsi="Aptos" w:cs="Aptos"/>
                <w:color w:val="424242"/>
                <w:sz w:val="19"/>
                <w:szCs w:val="19"/>
              </w:rPr>
              <w:t>· Water/Electric/</w:t>
            </w:r>
            <w:del w:id="168" w:author="Margrace Gacang" w:date="2026-09-02T16:51:00Z" w16du:dateUtc="2026-09-02T08:51:00Z">
              <w:r w:rsidDel="00A2632C">
                <w:rPr>
                  <w:rFonts w:ascii="Aptos" w:hAnsi="Aptos" w:cs="Aptos"/>
                  <w:color w:val="424242"/>
                  <w:sz w:val="19"/>
                  <w:szCs w:val="19"/>
                </w:rPr>
                <w:delText xml:space="preserve">Converge </w:delText>
              </w:r>
            </w:del>
            <w:ins w:id="169" w:author="Margrace Gacang" w:date="2026-09-02T16:51:00Z" w16du:dateUtc="2026-09-02T08:51:00Z">
              <w:r w:rsidR="00A2632C">
                <w:rPr>
                  <w:rFonts w:ascii="Aptos" w:hAnsi="Aptos" w:cs="Aptos"/>
                  <w:color w:val="424242"/>
                  <w:sz w:val="19"/>
                  <w:szCs w:val="19"/>
                </w:rPr>
                <w:t>Internet</w:t>
              </w:r>
              <w:r w:rsidR="00A2632C">
                <w:rPr>
                  <w:rFonts w:ascii="Aptos" w:hAnsi="Aptos" w:cs="Aptos"/>
                  <w:color w:val="424242"/>
                  <w:sz w:val="19"/>
                  <w:szCs w:val="19"/>
                </w:rPr>
                <w:t xml:space="preserve"> </w:t>
              </w:r>
            </w:ins>
            <w:r>
              <w:rPr>
                <w:rFonts w:ascii="Aptos" w:hAnsi="Aptos" w:cs="Aptos"/>
                <w:color w:val="424242"/>
                <w:sz w:val="19"/>
                <w:szCs w:val="19"/>
              </w:rPr>
              <w:t xml:space="preserve">(20) · Shuttle service (28–31) · </w:t>
            </w:r>
            <w:ins w:id="170" w:author="Margrace Gacang" w:date="2026-09-02T16:51:00Z" w16du:dateUtc="2026-09-02T08:51:00Z">
              <w:r w:rsidR="00A2632C">
                <w:rPr>
                  <w:rFonts w:ascii="Aptos" w:hAnsi="Aptos" w:cs="Aptos"/>
                  <w:color w:val="424242"/>
                  <w:sz w:val="19"/>
                  <w:szCs w:val="19"/>
                </w:rPr>
                <w:t xml:space="preserve">BBN </w:t>
              </w:r>
            </w:ins>
            <w:ins w:id="171" w:author="Margrace Gacang" w:date="2026-09-02T16:52:00Z" w16du:dateUtc="2026-09-02T08:52:00Z">
              <w:r w:rsidR="00D10A26">
                <w:rPr>
                  <w:rFonts w:ascii="Aptos" w:hAnsi="Aptos" w:cs="Aptos"/>
                  <w:color w:val="424242"/>
                  <w:sz w:val="19"/>
                  <w:szCs w:val="19"/>
                </w:rPr>
                <w:t xml:space="preserve">– Plaza De Angeles Realty Corp Rent </w:t>
              </w:r>
            </w:ins>
            <w:ins w:id="172" w:author="Margrace Gacang" w:date="2026-09-02T16:53:00Z" w16du:dateUtc="2026-09-02T08:53:00Z">
              <w:r w:rsidR="00C54806">
                <w:rPr>
                  <w:rFonts w:ascii="Aptos" w:hAnsi="Aptos" w:cs="Aptos"/>
                  <w:color w:val="424242"/>
                  <w:sz w:val="19"/>
                  <w:szCs w:val="19"/>
                </w:rPr>
                <w:t xml:space="preserve">(01) </w:t>
              </w:r>
            </w:ins>
            <w:ins w:id="173" w:author="Margrace Gacang" w:date="2026-09-02T16:52:00Z" w16du:dateUtc="2026-09-02T08:52:00Z">
              <w:r w:rsidR="00D10A26">
                <w:rPr>
                  <w:rFonts w:ascii="Aptos" w:hAnsi="Aptos" w:cs="Aptos"/>
                  <w:color w:val="424242"/>
                  <w:sz w:val="19"/>
                  <w:szCs w:val="19"/>
                </w:rPr>
                <w:t>· BB</w:t>
              </w:r>
              <w:r w:rsidR="00D10A26">
                <w:rPr>
                  <w:rFonts w:ascii="Aptos" w:hAnsi="Aptos" w:cs="Aptos"/>
                  <w:color w:val="424242"/>
                  <w:sz w:val="19"/>
                  <w:szCs w:val="19"/>
                </w:rPr>
                <w:t xml:space="preserve">T </w:t>
              </w:r>
              <w:r w:rsidR="00D10A26">
                <w:rPr>
                  <w:rFonts w:ascii="Aptos" w:hAnsi="Aptos" w:cs="Aptos"/>
                  <w:color w:val="424242"/>
                  <w:sz w:val="19"/>
                  <w:szCs w:val="19"/>
                </w:rPr>
                <w:t xml:space="preserve">– </w:t>
              </w:r>
              <w:r w:rsidR="00C35EF1">
                <w:rPr>
                  <w:rFonts w:ascii="Aptos" w:hAnsi="Aptos" w:cs="Aptos"/>
                  <w:color w:val="424242"/>
                  <w:sz w:val="19"/>
                  <w:szCs w:val="19"/>
                </w:rPr>
                <w:t>Fortune Mille</w:t>
              </w:r>
            </w:ins>
            <w:ins w:id="174" w:author="Margrace Gacang" w:date="2026-09-02T16:53:00Z" w16du:dateUtc="2026-09-02T08:53:00Z">
              <w:r w:rsidR="00C35EF1">
                <w:rPr>
                  <w:rFonts w:ascii="Aptos" w:hAnsi="Aptos" w:cs="Aptos"/>
                  <w:color w:val="424242"/>
                  <w:sz w:val="19"/>
                  <w:szCs w:val="19"/>
                </w:rPr>
                <w:t>nium Global Corp</w:t>
              </w:r>
            </w:ins>
            <w:ins w:id="175" w:author="Margrace Gacang" w:date="2026-09-02T16:52:00Z" w16du:dateUtc="2026-09-02T08:52:00Z">
              <w:r w:rsidR="00D10A26">
                <w:rPr>
                  <w:rFonts w:ascii="Aptos" w:hAnsi="Aptos" w:cs="Aptos"/>
                  <w:color w:val="424242"/>
                  <w:sz w:val="19"/>
                  <w:szCs w:val="19"/>
                </w:rPr>
                <w:t xml:space="preserve"> Rent</w:t>
              </w:r>
              <w:r w:rsidR="00D10A26" w:rsidDel="00A2632C">
                <w:rPr>
                  <w:rFonts w:ascii="Aptos" w:hAnsi="Aptos" w:cs="Aptos"/>
                  <w:color w:val="424242"/>
                  <w:sz w:val="19"/>
                  <w:szCs w:val="19"/>
                </w:rPr>
                <w:t xml:space="preserve"> </w:t>
              </w:r>
            </w:ins>
            <w:ins w:id="176" w:author="Margrace Gacang" w:date="2026-09-02T16:53:00Z" w16du:dateUtc="2026-09-02T08:53:00Z">
              <w:r w:rsidR="00C54806">
                <w:rPr>
                  <w:rFonts w:ascii="Aptos" w:hAnsi="Aptos" w:cs="Aptos"/>
                  <w:color w:val="424242"/>
                  <w:sz w:val="19"/>
                  <w:szCs w:val="19"/>
                </w:rPr>
                <w:t>(01)</w:t>
              </w:r>
            </w:ins>
            <w:del w:id="177" w:author="Margrace Gacang" w:date="2026-09-02T16:51:00Z" w16du:dateUtc="2026-09-02T08:51:00Z">
              <w:r w:rsidDel="00A2632C">
                <w:rPr>
                  <w:rFonts w:ascii="Aptos" w:hAnsi="Aptos" w:cs="Aptos"/>
                  <w:color w:val="424242"/>
                  <w:sz w:val="19"/>
                  <w:szCs w:val="19"/>
                </w:rPr>
                <w:delText>Office cleaner (alt. Fri)</w:delText>
              </w:r>
            </w:del>
          </w:p>
        </w:tc>
      </w:tr>
      <w:tr w:rsidR="00B93AFE" w14:paraId="6D8FCFB0" w14:textId="77777777">
        <w:trPr>
          <w:cantSplit/>
        </w:trPr>
        <w:tc>
          <w:tcPr>
            <w:tcW w:w="1928" w:type="dxa"/>
            <w:tcBorders>
              <w:bottom w:val="single" w:sz="4" w:space="0" w:color="D2D6DA"/>
            </w:tcBorders>
            <w:shd w:val="clear" w:color="auto" w:fill="FAFAFB"/>
            <w:tcMar>
              <w:top w:w="80" w:type="dxa"/>
              <w:left w:w="100" w:type="dxa"/>
              <w:bottom w:w="80" w:type="dxa"/>
              <w:right w:w="100" w:type="dxa"/>
            </w:tcMar>
          </w:tcPr>
          <w:p w14:paraId="6D8FCFAE" w14:textId="77777777" w:rsidR="00B93AFE" w:rsidRDefault="00F25E6F">
            <w:pPr>
              <w:spacing w:after="0" w:line="252" w:lineRule="auto"/>
            </w:pPr>
            <w:r>
              <w:rPr>
                <w:rFonts w:ascii="Aptos" w:hAnsi="Aptos" w:cs="Aptos"/>
                <w:color w:val="424242"/>
                <w:sz w:val="19"/>
                <w:szCs w:val="19"/>
              </w:rPr>
              <w:t>Quarterly</w:t>
            </w:r>
          </w:p>
        </w:tc>
        <w:tc>
          <w:tcPr>
            <w:tcW w:w="7710" w:type="dxa"/>
            <w:tcBorders>
              <w:bottom w:val="single" w:sz="4" w:space="0" w:color="D2D6DA"/>
            </w:tcBorders>
            <w:shd w:val="clear" w:color="auto" w:fill="FAFAFB"/>
            <w:tcMar>
              <w:top w:w="80" w:type="dxa"/>
              <w:left w:w="100" w:type="dxa"/>
              <w:bottom w:w="80" w:type="dxa"/>
              <w:right w:w="100" w:type="dxa"/>
            </w:tcMar>
          </w:tcPr>
          <w:p w14:paraId="6D8FCFAF" w14:textId="30BAF9E3" w:rsidR="00B93AFE" w:rsidRDefault="00F25E6F">
            <w:pPr>
              <w:spacing w:after="0" w:line="252" w:lineRule="auto"/>
            </w:pPr>
            <w:r>
              <w:rPr>
                <w:rFonts w:ascii="Aptos" w:hAnsi="Aptos" w:cs="Aptos"/>
                <w:color w:val="424242"/>
                <w:sz w:val="19"/>
                <w:szCs w:val="19"/>
              </w:rPr>
              <w:t>Quarterly VAT (Oct/Jan/Apr/Jul 25) · Quarterly income tax (Oct/Jan/Apr 15) · HMO (</w:t>
            </w:r>
            <w:del w:id="178" w:author="Margrace Gacang" w:date="2026-09-02T16:55:00Z" w16du:dateUtc="2026-09-02T08:55:00Z">
              <w:r w:rsidDel="00674F98">
                <w:rPr>
                  <w:rFonts w:ascii="Aptos" w:hAnsi="Aptos" w:cs="Aptos"/>
                  <w:color w:val="424242"/>
                  <w:sz w:val="19"/>
                  <w:szCs w:val="19"/>
                </w:rPr>
                <w:delText>Jul</w:delText>
              </w:r>
            </w:del>
            <w:ins w:id="179" w:author="Margrace Gacang" w:date="2026-09-02T16:55:00Z" w16du:dateUtc="2026-09-02T08:55:00Z">
              <w:r w:rsidR="00674F98">
                <w:rPr>
                  <w:rFonts w:ascii="Aptos" w:hAnsi="Aptos" w:cs="Aptos"/>
                  <w:color w:val="424242"/>
                  <w:sz w:val="19"/>
                  <w:szCs w:val="19"/>
                </w:rPr>
                <w:t>May</w:t>
              </w:r>
            </w:ins>
            <w:ins w:id="180" w:author="Margrace Gacang" w:date="2026-09-02T16:56:00Z" w16du:dateUtc="2026-09-02T08:56:00Z">
              <w:r w:rsidR="0084785C">
                <w:rPr>
                  <w:rFonts w:ascii="Aptos" w:hAnsi="Aptos" w:cs="Aptos"/>
                  <w:color w:val="424242"/>
                  <w:sz w:val="19"/>
                  <w:szCs w:val="19"/>
                </w:rPr>
                <w:t>/Aug/</w:t>
              </w:r>
              <w:r w:rsidR="00801C89">
                <w:rPr>
                  <w:rFonts w:ascii="Aptos" w:hAnsi="Aptos" w:cs="Aptos"/>
                  <w:color w:val="424242"/>
                  <w:sz w:val="19"/>
                  <w:szCs w:val="19"/>
                </w:rPr>
                <w:t>Nov/Feb</w:t>
              </w:r>
            </w:ins>
            <w:ins w:id="181" w:author="Margrace Gacang" w:date="2026-09-02T16:55:00Z" w16du:dateUtc="2026-09-02T08:55:00Z">
              <w:r w:rsidR="00674F98">
                <w:rPr>
                  <w:rFonts w:ascii="Aptos" w:hAnsi="Aptos" w:cs="Aptos"/>
                  <w:color w:val="424242"/>
                  <w:sz w:val="19"/>
                  <w:szCs w:val="19"/>
                </w:rPr>
                <w:t>25</w:t>
              </w:r>
            </w:ins>
            <w:r>
              <w:rPr>
                <w:rFonts w:ascii="Aptos" w:hAnsi="Aptos" w:cs="Aptos"/>
                <w:color w:val="424242"/>
                <w:sz w:val="19"/>
                <w:szCs w:val="19"/>
              </w:rPr>
              <w:t>)</w:t>
            </w:r>
          </w:p>
        </w:tc>
      </w:tr>
      <w:tr w:rsidR="00B93AFE" w14:paraId="6D8FCFB3" w14:textId="77777777">
        <w:trPr>
          <w:cantSplit/>
        </w:trPr>
        <w:tc>
          <w:tcPr>
            <w:tcW w:w="1928" w:type="dxa"/>
            <w:tcBorders>
              <w:bottom w:val="single" w:sz="4" w:space="0" w:color="D2D6DA"/>
            </w:tcBorders>
            <w:tcMar>
              <w:top w:w="80" w:type="dxa"/>
              <w:left w:w="100" w:type="dxa"/>
              <w:bottom w:w="80" w:type="dxa"/>
              <w:right w:w="100" w:type="dxa"/>
            </w:tcMar>
          </w:tcPr>
          <w:p w14:paraId="6D8FCFB1" w14:textId="77777777" w:rsidR="00B93AFE" w:rsidRDefault="00F25E6F">
            <w:pPr>
              <w:spacing w:after="0" w:line="252" w:lineRule="auto"/>
            </w:pPr>
            <w:r>
              <w:rPr>
                <w:rFonts w:ascii="Aptos" w:hAnsi="Aptos" w:cs="Aptos"/>
                <w:color w:val="424242"/>
                <w:sz w:val="19"/>
                <w:szCs w:val="19"/>
              </w:rPr>
              <w:t>Annual</w:t>
            </w:r>
          </w:p>
        </w:tc>
        <w:tc>
          <w:tcPr>
            <w:tcW w:w="7710" w:type="dxa"/>
            <w:tcBorders>
              <w:bottom w:val="single" w:sz="4" w:space="0" w:color="D2D6DA"/>
            </w:tcBorders>
            <w:tcMar>
              <w:top w:w="80" w:type="dxa"/>
              <w:left w:w="100" w:type="dxa"/>
              <w:bottom w:w="80" w:type="dxa"/>
              <w:right w:w="100" w:type="dxa"/>
            </w:tcMar>
          </w:tcPr>
          <w:p w14:paraId="6D8FCFB2" w14:textId="2B187894" w:rsidR="00B93AFE" w:rsidRDefault="00F25E6F">
            <w:pPr>
              <w:spacing w:after="0" w:line="252" w:lineRule="auto"/>
            </w:pPr>
            <w:r>
              <w:rPr>
                <w:rFonts w:ascii="Aptos" w:hAnsi="Aptos" w:cs="Aptos"/>
                <w:color w:val="424242"/>
                <w:sz w:val="19"/>
                <w:szCs w:val="19"/>
              </w:rPr>
              <w:t xml:space="preserve">Annual </w:t>
            </w:r>
            <w:ins w:id="182" w:author="Margrace Gacang" w:date="2026-09-02T16:56:00Z" w16du:dateUtc="2026-09-02T08:56:00Z">
              <w:r w:rsidR="00801C89">
                <w:rPr>
                  <w:rFonts w:ascii="Aptos" w:hAnsi="Aptos" w:cs="Aptos"/>
                  <w:color w:val="424242"/>
                  <w:sz w:val="19"/>
                  <w:szCs w:val="19"/>
                </w:rPr>
                <w:t xml:space="preserve">Corporate </w:t>
              </w:r>
            </w:ins>
            <w:r>
              <w:rPr>
                <w:rFonts w:ascii="Aptos" w:hAnsi="Aptos" w:cs="Aptos"/>
                <w:color w:val="424242"/>
                <w:sz w:val="19"/>
                <w:szCs w:val="19"/>
              </w:rPr>
              <w:t xml:space="preserve">income tax </w:t>
            </w:r>
            <w:ins w:id="183" w:author="Margrace Gacang" w:date="2026-09-02T16:56:00Z" w16du:dateUtc="2026-09-02T08:56:00Z">
              <w:r w:rsidR="00801C89">
                <w:rPr>
                  <w:rFonts w:ascii="Aptos" w:hAnsi="Aptos" w:cs="Aptos"/>
                  <w:color w:val="424242"/>
                  <w:sz w:val="19"/>
                  <w:szCs w:val="19"/>
                </w:rPr>
                <w:t xml:space="preserve">– 1704 </w:t>
              </w:r>
            </w:ins>
            <w:r>
              <w:rPr>
                <w:rFonts w:ascii="Aptos" w:hAnsi="Aptos" w:cs="Aptos"/>
                <w:color w:val="424242"/>
                <w:sz w:val="19"/>
                <w:szCs w:val="19"/>
              </w:rPr>
              <w:t>(Oct 15) · Business permit &amp; BIR reg. fee (Jan) · Insurance — business &amp; fire, AXA (Mar) · HMO renewal (</w:t>
            </w:r>
            <w:ins w:id="184" w:author="Margrace Gacang" w:date="2026-09-02T16:56:00Z" w16du:dateUtc="2026-09-02T08:56:00Z">
              <w:r w:rsidR="0084785C">
                <w:rPr>
                  <w:rFonts w:ascii="Aptos" w:hAnsi="Aptos" w:cs="Aptos"/>
                  <w:color w:val="424242"/>
                  <w:sz w:val="19"/>
                  <w:szCs w:val="19"/>
                </w:rPr>
                <w:t>May</w:t>
              </w:r>
            </w:ins>
            <w:del w:id="185" w:author="Margrace Gacang" w:date="2026-09-02T16:56:00Z" w16du:dateUtc="2026-09-02T08:56:00Z">
              <w:r w:rsidDel="0084785C">
                <w:rPr>
                  <w:rFonts w:ascii="Aptos" w:hAnsi="Aptos" w:cs="Aptos"/>
                  <w:color w:val="424242"/>
                  <w:sz w:val="19"/>
                  <w:szCs w:val="19"/>
                </w:rPr>
                <w:delText>Jun</w:delText>
              </w:r>
            </w:del>
            <w:r>
              <w:rPr>
                <w:rFonts w:ascii="Aptos" w:hAnsi="Aptos" w:cs="Aptos"/>
                <w:color w:val="424242"/>
                <w:sz w:val="19"/>
                <w:szCs w:val="19"/>
              </w:rPr>
              <w:t>)</w:t>
            </w:r>
            <w:ins w:id="186" w:author="Margrace Gacang" w:date="2026-09-02T16:57:00Z" w16du:dateUtc="2026-09-02T08:57:00Z">
              <w:r w:rsidR="00475ABA">
                <w:rPr>
                  <w:rFonts w:ascii="Aptos" w:hAnsi="Aptos" w:cs="Aptos"/>
                  <w:color w:val="424242"/>
                  <w:sz w:val="19"/>
                  <w:szCs w:val="19"/>
                </w:rPr>
                <w:t xml:space="preserve"> </w:t>
              </w:r>
              <w:r w:rsidR="00475ABA">
                <w:rPr>
                  <w:rFonts w:ascii="Aptos" w:hAnsi="Aptos" w:cs="Aptos"/>
                  <w:color w:val="424242"/>
                  <w:sz w:val="19"/>
                  <w:szCs w:val="19"/>
                </w:rPr>
                <w:t>·</w:t>
              </w:r>
              <w:r w:rsidR="00475ABA">
                <w:rPr>
                  <w:rFonts w:ascii="Aptos" w:hAnsi="Aptos" w:cs="Aptos"/>
                  <w:color w:val="424242"/>
                  <w:sz w:val="19"/>
                  <w:szCs w:val="19"/>
                </w:rPr>
                <w:t xml:space="preserve"> Income Tax Return ITR – 2316 (</w:t>
              </w:r>
              <w:r w:rsidR="007E14DD">
                <w:rPr>
                  <w:rFonts w:ascii="Aptos" w:hAnsi="Aptos" w:cs="Aptos"/>
                  <w:color w:val="424242"/>
                  <w:sz w:val="19"/>
                  <w:szCs w:val="19"/>
                </w:rPr>
                <w:t>Jan 3</w:t>
              </w:r>
            </w:ins>
            <w:ins w:id="187" w:author="Margrace Gacang" w:date="2026-09-02T16:58:00Z" w16du:dateUtc="2026-09-02T08:58:00Z">
              <w:r w:rsidR="007B2118">
                <w:rPr>
                  <w:rFonts w:ascii="Aptos" w:hAnsi="Aptos" w:cs="Aptos"/>
                  <w:color w:val="424242"/>
                  <w:sz w:val="19"/>
                  <w:szCs w:val="19"/>
                </w:rPr>
                <w:t>1</w:t>
              </w:r>
            </w:ins>
            <w:ins w:id="188" w:author="Margrace Gacang" w:date="2026-09-02T16:57:00Z" w16du:dateUtc="2026-09-02T08:57:00Z">
              <w:r w:rsidR="007E14DD">
                <w:rPr>
                  <w:rFonts w:ascii="Aptos" w:hAnsi="Aptos" w:cs="Aptos"/>
                  <w:color w:val="424242"/>
                  <w:sz w:val="19"/>
                  <w:szCs w:val="19"/>
                </w:rPr>
                <w:t>)</w:t>
              </w:r>
            </w:ins>
            <w:ins w:id="189" w:author="Margrace Gacang" w:date="2026-09-02T16:58:00Z" w16du:dateUtc="2026-09-02T08:58:00Z">
              <w:r w:rsidR="007E14DD">
                <w:rPr>
                  <w:rFonts w:ascii="Aptos" w:hAnsi="Aptos" w:cs="Aptos"/>
                  <w:color w:val="424242"/>
                  <w:sz w:val="19"/>
                  <w:szCs w:val="19"/>
                </w:rPr>
                <w:t xml:space="preserve"> </w:t>
              </w:r>
              <w:r w:rsidR="007E14DD">
                <w:rPr>
                  <w:rFonts w:ascii="Aptos" w:hAnsi="Aptos" w:cs="Aptos"/>
                  <w:color w:val="424242"/>
                  <w:sz w:val="19"/>
                  <w:szCs w:val="19"/>
                </w:rPr>
                <w:t xml:space="preserve">· </w:t>
              </w:r>
              <w:proofErr w:type="spellStart"/>
              <w:r w:rsidR="007E14DD">
                <w:rPr>
                  <w:rFonts w:ascii="Aptos" w:hAnsi="Aptos" w:cs="Aptos"/>
                  <w:color w:val="424242"/>
                  <w:sz w:val="19"/>
                  <w:szCs w:val="19"/>
                </w:rPr>
                <w:t>Alphalist</w:t>
              </w:r>
            </w:ins>
            <w:proofErr w:type="spellEnd"/>
            <w:ins w:id="190" w:author="Margrace Gacang" w:date="2026-09-02T16:59:00Z" w16du:dateUtc="2026-09-02T08:59:00Z">
              <w:r w:rsidR="00050E26">
                <w:rPr>
                  <w:rFonts w:ascii="Aptos" w:hAnsi="Aptos" w:cs="Aptos"/>
                  <w:color w:val="424242"/>
                  <w:sz w:val="19"/>
                  <w:szCs w:val="19"/>
                </w:rPr>
                <w:t xml:space="preserve"> of Employees</w:t>
              </w:r>
            </w:ins>
            <w:ins w:id="191" w:author="Margrace Gacang" w:date="2026-09-02T16:58:00Z" w16du:dateUtc="2026-09-02T08:58:00Z">
              <w:r w:rsidR="007E14DD">
                <w:rPr>
                  <w:rFonts w:ascii="Aptos" w:hAnsi="Aptos" w:cs="Aptos"/>
                  <w:color w:val="424242"/>
                  <w:sz w:val="19"/>
                  <w:szCs w:val="19"/>
                </w:rPr>
                <w:t xml:space="preserve"> </w:t>
              </w:r>
            </w:ins>
            <w:ins w:id="192" w:author="Margrace Gacang" w:date="2026-09-02T16:59:00Z" w16du:dateUtc="2026-09-02T08:59:00Z">
              <w:r w:rsidR="00050E26">
                <w:rPr>
                  <w:rFonts w:ascii="Aptos" w:hAnsi="Aptos" w:cs="Aptos"/>
                  <w:color w:val="424242"/>
                  <w:sz w:val="19"/>
                  <w:szCs w:val="19"/>
                </w:rPr>
                <w:t>1604</w:t>
              </w:r>
            </w:ins>
            <w:ins w:id="193" w:author="Margrace Gacang" w:date="2026-09-02T17:00:00Z" w16du:dateUtc="2026-09-02T09:00:00Z">
              <w:r w:rsidR="00050E26">
                <w:rPr>
                  <w:rFonts w:ascii="Aptos" w:hAnsi="Aptos" w:cs="Aptos"/>
                  <w:color w:val="424242"/>
                  <w:sz w:val="19"/>
                  <w:szCs w:val="19"/>
                </w:rPr>
                <w:t xml:space="preserve">-C </w:t>
              </w:r>
              <w:r w:rsidR="001C0070">
                <w:rPr>
                  <w:rFonts w:ascii="Aptos" w:hAnsi="Aptos" w:cs="Aptos"/>
                  <w:color w:val="424242"/>
                  <w:sz w:val="19"/>
                  <w:szCs w:val="19"/>
                </w:rPr>
                <w:t xml:space="preserve">(Jan31) </w:t>
              </w:r>
              <w:r w:rsidR="00050E26">
                <w:rPr>
                  <w:rFonts w:ascii="Aptos" w:hAnsi="Aptos" w:cs="Aptos"/>
                  <w:color w:val="424242"/>
                  <w:sz w:val="19"/>
                  <w:szCs w:val="19"/>
                </w:rPr>
                <w:t xml:space="preserve">· </w:t>
              </w:r>
              <w:proofErr w:type="spellStart"/>
              <w:r w:rsidR="00050E26">
                <w:rPr>
                  <w:rFonts w:ascii="Aptos" w:hAnsi="Aptos" w:cs="Aptos"/>
                  <w:color w:val="424242"/>
                  <w:sz w:val="19"/>
                  <w:szCs w:val="19"/>
                </w:rPr>
                <w:t>Alphalist</w:t>
              </w:r>
              <w:proofErr w:type="spellEnd"/>
              <w:r w:rsidR="00050E26">
                <w:rPr>
                  <w:rFonts w:ascii="Aptos" w:hAnsi="Aptos" w:cs="Aptos"/>
                  <w:color w:val="424242"/>
                  <w:sz w:val="19"/>
                  <w:szCs w:val="19"/>
                </w:rPr>
                <w:t xml:space="preserve"> of Payees </w:t>
              </w:r>
              <w:r w:rsidR="001C0070">
                <w:rPr>
                  <w:rFonts w:ascii="Aptos" w:hAnsi="Aptos" w:cs="Aptos"/>
                  <w:color w:val="424242"/>
                  <w:sz w:val="19"/>
                  <w:szCs w:val="19"/>
                </w:rPr>
                <w:t xml:space="preserve">- </w:t>
              </w:r>
              <w:r w:rsidR="00050E26">
                <w:rPr>
                  <w:rFonts w:ascii="Aptos" w:hAnsi="Aptos" w:cs="Aptos"/>
                  <w:color w:val="424242"/>
                  <w:sz w:val="19"/>
                  <w:szCs w:val="19"/>
                </w:rPr>
                <w:t>1604-E</w:t>
              </w:r>
              <w:r w:rsidR="001C0070">
                <w:rPr>
                  <w:rFonts w:ascii="Aptos" w:hAnsi="Aptos" w:cs="Aptos"/>
                  <w:color w:val="424242"/>
                  <w:sz w:val="19"/>
                  <w:szCs w:val="19"/>
                </w:rPr>
                <w:t xml:space="preserve"> (Jan31)</w:t>
              </w:r>
            </w:ins>
          </w:p>
        </w:tc>
      </w:tr>
    </w:tbl>
    <w:p w14:paraId="6D8FCFB4" w14:textId="77777777" w:rsidR="00B93AFE" w:rsidRDefault="00B93AFE" w:rsidP="00C276E9">
      <w:pPr>
        <w:spacing w:after="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B7"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CFB5" w14:textId="77777777" w:rsidR="00B93AFE" w:rsidRDefault="00F25E6F">
            <w:pPr>
              <w:spacing w:after="40" w:line="264" w:lineRule="auto"/>
            </w:pPr>
            <w:r>
              <w:rPr>
                <w:rFonts w:ascii="Aptos" w:hAnsi="Aptos" w:cs="Aptos"/>
                <w:b/>
                <w:caps/>
                <w:color w:val="96B3D2"/>
                <w:spacing w:val="20"/>
                <w:sz w:val="15"/>
                <w:szCs w:val="15"/>
              </w:rPr>
              <w:t>Note</w:t>
            </w:r>
          </w:p>
          <w:p w14:paraId="6D8FCFB6" w14:textId="77777777" w:rsidR="00B93AFE" w:rsidRDefault="00F25E6F">
            <w:pPr>
              <w:spacing w:after="0" w:line="252" w:lineRule="auto"/>
            </w:pPr>
            <w:r>
              <w:rPr>
                <w:rFonts w:ascii="Aptos" w:hAnsi="Aptos" w:cs="Aptos"/>
                <w:color w:val="424242"/>
                <w:sz w:val="19"/>
                <w:szCs w:val="19"/>
              </w:rPr>
              <w:t xml:space="preserve">Windows shown are the standard due dates; the </w:t>
            </w:r>
            <w:proofErr w:type="spellStart"/>
            <w:r>
              <w:rPr>
                <w:rFonts w:ascii="Aptos" w:hAnsi="Aptos" w:cs="Aptos"/>
                <w:color w:val="424242"/>
                <w:sz w:val="19"/>
                <w:szCs w:val="19"/>
              </w:rPr>
              <w:t>Hensonville</w:t>
            </w:r>
            <w:proofErr w:type="spellEnd"/>
            <w:r>
              <w:rPr>
                <w:rFonts w:ascii="Aptos" w:hAnsi="Aptos" w:cs="Aptos"/>
                <w:color w:val="424242"/>
                <w:sz w:val="19"/>
                <w:szCs w:val="19"/>
              </w:rPr>
              <w:t xml:space="preserve"> payment must clear before the 1st. Confirm exact dates against the current BIR and provider schedules each period.</w:t>
            </w:r>
          </w:p>
        </w:tc>
      </w:tr>
    </w:tbl>
    <w:p w14:paraId="09DCF825" w14:textId="77777777" w:rsidR="00B93AFE" w:rsidRDefault="00B93AFE" w:rsidP="00C276E9">
      <w:pPr>
        <w:spacing w:after="60" w:line="264" w:lineRule="auto"/>
        <w:rPr>
          <w:rFonts w:ascii="Aptos" w:hAnsi="Aptos" w:cs="Aptos"/>
          <w:b/>
          <w:caps/>
          <w:color w:val="FF0080"/>
          <w:spacing w:val="28"/>
          <w:sz w:val="15"/>
          <w:szCs w:val="15"/>
        </w:rPr>
      </w:pPr>
    </w:p>
    <w:p w14:paraId="65C51105" w14:textId="542AD291" w:rsidR="00B93AFE" w:rsidRDefault="00F25E6F">
      <w:pPr>
        <w:spacing w:after="60" w:line="264" w:lineRule="auto"/>
        <w:rPr>
          <w:rFonts w:ascii="Aptos" w:hAnsi="Aptos" w:cs="Aptos"/>
          <w:b/>
          <w:caps/>
          <w:color w:val="FF0080"/>
          <w:spacing w:val="28"/>
          <w:sz w:val="15"/>
          <w:szCs w:val="15"/>
        </w:rPr>
      </w:pPr>
      <w:r>
        <w:rPr>
          <w:rFonts w:ascii="Aptos" w:hAnsi="Aptos" w:cs="Aptos"/>
          <w:b/>
          <w:caps/>
          <w:color w:val="FF0080"/>
          <w:spacing w:val="28"/>
          <w:sz w:val="15"/>
          <w:szCs w:val="15"/>
        </w:rPr>
        <w:t>Part Four · Reference</w:t>
      </w:r>
    </w:p>
    <w:p w14:paraId="5C7945DF" w14:textId="5A9E3464" w:rsidR="00B93AFE" w:rsidRPr="00C276E9" w:rsidRDefault="00F25E6F" w:rsidP="00C276E9">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C276E9">
        <w:rPr>
          <w:rFonts w:ascii="Exo" w:hAnsi="Exo" w:cs="Exo"/>
          <w:b/>
          <w:color w:val="000000" w:themeColor="text1"/>
          <w:sz w:val="30"/>
          <w:szCs w:val="30"/>
        </w:rPr>
        <w:t>4.4 · Significant accounting policies</w:t>
      </w:r>
    </w:p>
    <w:p w14:paraId="6D8FCFBB" w14:textId="77777777" w:rsidR="00B93AFE" w:rsidRDefault="00F25E6F">
      <w:pPr>
        <w:spacing w:after="130" w:line="276" w:lineRule="auto"/>
      </w:pPr>
      <w:r>
        <w:rPr>
          <w:rFonts w:ascii="Aptos" w:hAnsi="Aptos" w:cs="Aptos"/>
          <w:color w:val="6E6E6E"/>
          <w:sz w:val="21"/>
          <w:szCs w:val="21"/>
        </w:rPr>
        <w:t>A plain-language summary of the policies that govern the books. The authoritative wording lives in the Finance Operations Manual; these are the working essentials.</w:t>
      </w:r>
    </w:p>
    <w:p w14:paraId="6D8FCFBC" w14:textId="77777777" w:rsidR="00B93AFE" w:rsidRDefault="00F25E6F">
      <w:pPr>
        <w:keepNext/>
        <w:keepLines/>
        <w:spacing w:before="60" w:after="30" w:line="264" w:lineRule="auto"/>
      </w:pPr>
      <w:r>
        <w:rPr>
          <w:rFonts w:ascii="Exo" w:hAnsi="Exo" w:cs="Exo"/>
          <w:b/>
          <w:color w:val="3C4147"/>
          <w:sz w:val="21"/>
          <w:szCs w:val="21"/>
        </w:rPr>
        <w:t>Basis of preparation</w:t>
      </w:r>
    </w:p>
    <w:p w14:paraId="6D8FCFBD" w14:textId="77777777" w:rsidR="00B93AFE" w:rsidRDefault="00F25E6F">
      <w:pPr>
        <w:spacing w:after="80" w:line="252" w:lineRule="auto"/>
      </w:pPr>
      <w:r>
        <w:rPr>
          <w:rFonts w:ascii="Aptos" w:hAnsi="Aptos" w:cs="Aptos"/>
          <w:color w:val="424242"/>
          <w:sz w:val="19"/>
          <w:szCs w:val="19"/>
        </w:rPr>
        <w:t>General-purpose statements under Philippine Accounting Standards, on the accrual basis and historical cost — modified where applicable by fair value.</w:t>
      </w:r>
    </w:p>
    <w:p w14:paraId="6D8FCFBE" w14:textId="77777777" w:rsidR="00B93AFE" w:rsidRDefault="00F25E6F">
      <w:pPr>
        <w:keepNext/>
        <w:keepLines/>
        <w:spacing w:before="60" w:after="30" w:line="264" w:lineRule="auto"/>
      </w:pPr>
      <w:r>
        <w:rPr>
          <w:rFonts w:ascii="Exo" w:hAnsi="Exo" w:cs="Exo"/>
          <w:b/>
          <w:color w:val="3C4147"/>
          <w:sz w:val="21"/>
          <w:szCs w:val="21"/>
        </w:rPr>
        <w:t>VAT</w:t>
      </w:r>
    </w:p>
    <w:p w14:paraId="6D8FCFBF" w14:textId="77777777" w:rsidR="00B93AFE" w:rsidRDefault="00F25E6F">
      <w:pPr>
        <w:spacing w:after="80" w:line="252" w:lineRule="auto"/>
      </w:pPr>
      <w:r>
        <w:rPr>
          <w:rFonts w:ascii="Aptos" w:hAnsi="Aptos" w:cs="Aptos"/>
          <w:color w:val="424242"/>
          <w:sz w:val="19"/>
          <w:szCs w:val="19"/>
        </w:rPr>
        <w:t>Revenue, expenses and assets are net of VAT except where not recoverable from the BIR. Net VAT due to/from the BIR sits in payables/receivables.</w:t>
      </w:r>
    </w:p>
    <w:p w14:paraId="6D8FCFC0" w14:textId="77777777" w:rsidR="00B93AFE" w:rsidRDefault="00F25E6F">
      <w:pPr>
        <w:keepNext/>
        <w:keepLines/>
        <w:spacing w:before="60" w:after="30" w:line="264" w:lineRule="auto"/>
      </w:pPr>
      <w:r>
        <w:rPr>
          <w:rFonts w:ascii="Exo" w:hAnsi="Exo" w:cs="Exo"/>
          <w:b/>
          <w:color w:val="3C4147"/>
          <w:sz w:val="21"/>
          <w:szCs w:val="21"/>
        </w:rPr>
        <w:t>Fixed assets &amp; capitalisation</w:t>
      </w:r>
    </w:p>
    <w:p w14:paraId="6D8FCFC1" w14:textId="77777777" w:rsidR="00B93AFE" w:rsidRDefault="00F25E6F">
      <w:pPr>
        <w:spacing w:after="80" w:line="252" w:lineRule="auto"/>
      </w:pPr>
      <w:r>
        <w:rPr>
          <w:rFonts w:ascii="Aptos" w:hAnsi="Aptos" w:cs="Aptos"/>
          <w:color w:val="424242"/>
          <w:sz w:val="19"/>
          <w:szCs w:val="19"/>
        </w:rPr>
        <w:t>Carried at cost (or fair value) less depreciation. Equipment under the capitalisation threshold (~$1,000) is expensed and held on an asset inventory listing.</w:t>
      </w:r>
    </w:p>
    <w:p w14:paraId="6D8FCFC2" w14:textId="77777777" w:rsidR="00B93AFE" w:rsidRDefault="00F25E6F">
      <w:pPr>
        <w:keepNext/>
        <w:keepLines/>
        <w:spacing w:before="60" w:after="30" w:line="264" w:lineRule="auto"/>
      </w:pPr>
      <w:r>
        <w:rPr>
          <w:rFonts w:ascii="Exo" w:hAnsi="Exo" w:cs="Exo"/>
          <w:b/>
          <w:color w:val="3C4147"/>
          <w:sz w:val="21"/>
          <w:szCs w:val="21"/>
        </w:rPr>
        <w:t>Depreciation</w:t>
      </w:r>
    </w:p>
    <w:p w14:paraId="6D8FCFC3" w14:textId="77777777" w:rsidR="00B93AFE" w:rsidRDefault="00F25E6F">
      <w:pPr>
        <w:spacing w:after="80" w:line="252" w:lineRule="auto"/>
      </w:pPr>
      <w:r>
        <w:rPr>
          <w:rFonts w:ascii="Aptos" w:hAnsi="Aptos" w:cs="Aptos"/>
          <w:color w:val="424242"/>
          <w:sz w:val="19"/>
          <w:szCs w:val="19"/>
        </w:rPr>
        <w:t>Straight-line over useful life from the date ready for use; rates, residuals and useful lives reviewed each reporting period.</w:t>
      </w:r>
    </w:p>
    <w:p w14:paraId="6D8FCFC4" w14:textId="77777777" w:rsidR="00B93AFE" w:rsidRDefault="00F25E6F">
      <w:pPr>
        <w:keepNext/>
        <w:keepLines/>
        <w:spacing w:before="60" w:after="30" w:line="264" w:lineRule="auto"/>
      </w:pPr>
      <w:r>
        <w:rPr>
          <w:rFonts w:ascii="Exo" w:hAnsi="Exo" w:cs="Exo"/>
          <w:b/>
          <w:color w:val="3C4147"/>
          <w:sz w:val="21"/>
          <w:szCs w:val="21"/>
        </w:rPr>
        <w:t>Receivables &amp; payables</w:t>
      </w:r>
    </w:p>
    <w:p w14:paraId="6D8FCFC5" w14:textId="77777777" w:rsidR="00B93AFE" w:rsidRDefault="00F25E6F">
      <w:pPr>
        <w:spacing w:after="80" w:line="252" w:lineRule="auto"/>
      </w:pPr>
      <w:r>
        <w:rPr>
          <w:rFonts w:ascii="Aptos" w:hAnsi="Aptos" w:cs="Aptos"/>
          <w:color w:val="424242"/>
          <w:sz w:val="19"/>
          <w:szCs w:val="19"/>
        </w:rPr>
        <w:t>Receivables reviewed for collectability; uncollectible debts written off when identified. Trade payables unsecured and normally paid within 30 days.</w:t>
      </w:r>
    </w:p>
    <w:p w14:paraId="6D8FCFC6" w14:textId="77777777" w:rsidR="00B93AFE" w:rsidRDefault="00F25E6F">
      <w:pPr>
        <w:keepNext/>
        <w:keepLines/>
        <w:spacing w:before="60" w:after="30" w:line="264" w:lineRule="auto"/>
      </w:pPr>
      <w:r>
        <w:rPr>
          <w:rFonts w:ascii="Exo" w:hAnsi="Exo" w:cs="Exo"/>
          <w:b/>
          <w:color w:val="3C4147"/>
          <w:sz w:val="21"/>
          <w:szCs w:val="21"/>
        </w:rPr>
        <w:t>Employee benefits &amp; leases</w:t>
      </w:r>
    </w:p>
    <w:p w14:paraId="6D8FCFC7" w14:textId="77777777" w:rsidR="00B93AFE" w:rsidRDefault="00F25E6F">
      <w:pPr>
        <w:spacing w:after="80" w:line="252" w:lineRule="auto"/>
      </w:pPr>
      <w:r>
        <w:rPr>
          <w:rFonts w:ascii="Aptos" w:hAnsi="Aptos" w:cs="Aptos"/>
          <w:color w:val="424242"/>
          <w:sz w:val="19"/>
          <w:szCs w:val="19"/>
        </w:rPr>
        <w:t>Benefits provided for as services are rendered. Finance leases capitalised; operating-lease payments expensed over the term.</w:t>
      </w:r>
    </w:p>
    <w:p w14:paraId="6D8FCFC8" w14:textId="77777777" w:rsidR="00B93AFE" w:rsidRDefault="00F25E6F">
      <w:pPr>
        <w:spacing w:after="110" w:line="270" w:lineRule="auto"/>
      </w:pPr>
      <w:r>
        <w:rPr>
          <w:rFonts w:ascii="Aptos" w:hAnsi="Aptos" w:cs="Aptos"/>
          <w:color w:val="424242"/>
          <w:sz w:val="20"/>
          <w:szCs w:val="20"/>
        </w:rPr>
        <w:lastRenderedPageBreak/>
        <w:t>Current vs non-current is judged on the 12-month operating cycle. Figures rounded to the nearest dollar; the chart of accounts changes only with the GM’s approval.</w:t>
      </w:r>
    </w:p>
    <w:p w14:paraId="5740B641" w14:textId="77777777" w:rsidR="00C276E9" w:rsidRDefault="00C276E9">
      <w:pPr>
        <w:spacing w:after="60" w:line="264" w:lineRule="auto"/>
        <w:rPr>
          <w:rFonts w:ascii="Aptos" w:hAnsi="Aptos" w:cs="Aptos"/>
          <w:b/>
          <w:caps/>
          <w:color w:val="FF0080"/>
          <w:spacing w:val="28"/>
          <w:sz w:val="15"/>
          <w:szCs w:val="15"/>
        </w:rPr>
      </w:pPr>
    </w:p>
    <w:p w14:paraId="601ABE1B" w14:textId="77777777" w:rsidR="00C276E9" w:rsidRDefault="00C276E9">
      <w:pPr>
        <w:spacing w:after="60" w:line="264" w:lineRule="auto"/>
        <w:rPr>
          <w:rFonts w:ascii="Aptos" w:hAnsi="Aptos" w:cs="Aptos"/>
          <w:b/>
          <w:caps/>
          <w:color w:val="FF0080"/>
          <w:spacing w:val="28"/>
          <w:sz w:val="15"/>
          <w:szCs w:val="15"/>
        </w:rPr>
      </w:pPr>
    </w:p>
    <w:p w14:paraId="69A598CA" w14:textId="77777777" w:rsidR="00C276E9" w:rsidRDefault="00C276E9">
      <w:pPr>
        <w:spacing w:after="60" w:line="264" w:lineRule="auto"/>
        <w:rPr>
          <w:rFonts w:ascii="Aptos" w:hAnsi="Aptos" w:cs="Aptos"/>
          <w:b/>
          <w:caps/>
          <w:color w:val="FF0080"/>
          <w:spacing w:val="28"/>
          <w:sz w:val="15"/>
          <w:szCs w:val="15"/>
        </w:rPr>
      </w:pPr>
    </w:p>
    <w:p w14:paraId="01C5FBA2" w14:textId="77777777" w:rsidR="00C276E9" w:rsidRDefault="00C276E9">
      <w:pPr>
        <w:spacing w:after="60" w:line="264" w:lineRule="auto"/>
        <w:rPr>
          <w:rFonts w:ascii="Aptos" w:hAnsi="Aptos" w:cs="Aptos"/>
          <w:b/>
          <w:caps/>
          <w:color w:val="FF0080"/>
          <w:spacing w:val="28"/>
          <w:sz w:val="15"/>
          <w:szCs w:val="15"/>
        </w:rPr>
      </w:pPr>
    </w:p>
    <w:p w14:paraId="4A763565" w14:textId="77777777" w:rsidR="00C276E9" w:rsidRDefault="00C276E9">
      <w:pPr>
        <w:spacing w:after="60" w:line="264" w:lineRule="auto"/>
        <w:rPr>
          <w:rFonts w:ascii="Aptos" w:hAnsi="Aptos" w:cs="Aptos"/>
          <w:b/>
          <w:caps/>
          <w:color w:val="FF0080"/>
          <w:spacing w:val="28"/>
          <w:sz w:val="15"/>
          <w:szCs w:val="15"/>
        </w:rPr>
      </w:pPr>
    </w:p>
    <w:p w14:paraId="619EC7D8" w14:textId="77777777" w:rsidR="00C276E9" w:rsidRDefault="00C276E9">
      <w:pPr>
        <w:spacing w:after="60" w:line="264" w:lineRule="auto"/>
        <w:rPr>
          <w:rFonts w:ascii="Aptos" w:hAnsi="Aptos" w:cs="Aptos"/>
          <w:b/>
          <w:caps/>
          <w:color w:val="FF0080"/>
          <w:spacing w:val="28"/>
          <w:sz w:val="15"/>
          <w:szCs w:val="15"/>
        </w:rPr>
      </w:pPr>
    </w:p>
    <w:p w14:paraId="02F6B428" w14:textId="77777777" w:rsidR="00B93AFE" w:rsidRDefault="00F25E6F">
      <w:pPr>
        <w:spacing w:after="60" w:line="264" w:lineRule="auto"/>
      </w:pPr>
      <w:r>
        <w:rPr>
          <w:rFonts w:ascii="Aptos" w:hAnsi="Aptos" w:cs="Aptos"/>
          <w:b/>
          <w:caps/>
          <w:color w:val="FF0080"/>
          <w:spacing w:val="28"/>
          <w:sz w:val="15"/>
          <w:szCs w:val="15"/>
        </w:rPr>
        <w:t>Part Four · Reference</w:t>
      </w:r>
    </w:p>
    <w:p w14:paraId="6D8FCFCA" w14:textId="1E8B3387" w:rsidR="00B93AFE" w:rsidRDefault="00F25E6F" w:rsidP="00C276E9">
      <w:pPr>
        <w:pBdr>
          <w:bottom w:val="single" w:sz="12" w:space="1" w:color="auto"/>
        </w:pBdr>
        <w:spacing w:before="120" w:after="120" w:line="264" w:lineRule="auto"/>
        <w:rPr>
          <w:rFonts w:ascii="Exo" w:hAnsi="Exo" w:cs="Exo"/>
          <w:b/>
          <w:color w:val="3C4147"/>
          <w:sz w:val="30"/>
          <w:szCs w:val="30"/>
        </w:rPr>
      </w:pPr>
      <w:r>
        <w:rPr>
          <w:rFonts w:ascii="Exo" w:hAnsi="Exo" w:cs="Exo"/>
          <w:b/>
          <w:color w:val="FF0080"/>
          <w:sz w:val="30"/>
          <w:szCs w:val="30"/>
        </w:rPr>
        <w:t xml:space="preserve">— </w:t>
      </w:r>
      <w:r w:rsidRPr="00C276E9">
        <w:rPr>
          <w:rFonts w:ascii="Exo" w:hAnsi="Exo" w:cs="Exo"/>
          <w:b/>
          <w:color w:val="000000" w:themeColor="text1"/>
          <w:sz w:val="30"/>
          <w:szCs w:val="30"/>
        </w:rPr>
        <w:t>4.5 · Audit program</w:t>
      </w:r>
    </w:p>
    <w:p w14:paraId="6D8FCFCB" w14:textId="77777777" w:rsidR="00B93AFE" w:rsidRDefault="00F25E6F">
      <w:pPr>
        <w:spacing w:after="130" w:line="276" w:lineRule="auto"/>
      </w:pPr>
      <w:r>
        <w:rPr>
          <w:rFonts w:ascii="Aptos" w:hAnsi="Aptos" w:cs="Aptos"/>
          <w:color w:val="6E6E6E"/>
          <w:sz w:val="21"/>
          <w:szCs w:val="21"/>
        </w:rPr>
        <w:t>Controls are tested on a fixed schedule, in a spirit of collaboration and improvement. Findings are tracked to closure in Asana and reported to the Board.</w:t>
      </w:r>
    </w:p>
    <w:tbl>
      <w:tblPr>
        <w:tblW w:w="9637" w:type="dxa"/>
        <w:tblInd w:w="100" w:type="dxa"/>
        <w:tblLayout w:type="fixed"/>
        <w:tblCellMar>
          <w:left w:w="10" w:type="dxa"/>
          <w:right w:w="10" w:type="dxa"/>
        </w:tblCellMar>
        <w:tblLook w:val="04A0" w:firstRow="1" w:lastRow="0" w:firstColumn="1" w:lastColumn="0" w:noHBand="0" w:noVBand="1"/>
      </w:tblPr>
      <w:tblGrid>
        <w:gridCol w:w="4241"/>
        <w:gridCol w:w="2698"/>
        <w:gridCol w:w="2698"/>
      </w:tblGrid>
      <w:tr w:rsidR="00B93AFE" w14:paraId="6D8FCFCF" w14:textId="77777777">
        <w:trPr>
          <w:cantSplit/>
          <w:tblHeader/>
        </w:trPr>
        <w:tc>
          <w:tcPr>
            <w:tcW w:w="4241" w:type="dxa"/>
            <w:tcBorders>
              <w:bottom w:val="single" w:sz="8" w:space="0" w:color="8C8C8C"/>
            </w:tcBorders>
            <w:shd w:val="clear" w:color="auto" w:fill="EEF0F2"/>
            <w:tcMar>
              <w:top w:w="80" w:type="dxa"/>
              <w:left w:w="100" w:type="dxa"/>
              <w:bottom w:w="80" w:type="dxa"/>
              <w:right w:w="100" w:type="dxa"/>
            </w:tcMar>
          </w:tcPr>
          <w:p w14:paraId="6D8FCFCC" w14:textId="77777777" w:rsidR="00B93AFE" w:rsidRDefault="00F25E6F">
            <w:pPr>
              <w:spacing w:after="0" w:line="264" w:lineRule="auto"/>
            </w:pPr>
            <w:r>
              <w:rPr>
                <w:rFonts w:ascii="Exo" w:hAnsi="Exo" w:cs="Exo"/>
                <w:b/>
                <w:color w:val="3C4147"/>
                <w:sz w:val="17"/>
                <w:szCs w:val="17"/>
              </w:rPr>
              <w:t>Audit</w:t>
            </w:r>
          </w:p>
        </w:tc>
        <w:tc>
          <w:tcPr>
            <w:tcW w:w="2698" w:type="dxa"/>
            <w:tcBorders>
              <w:bottom w:val="single" w:sz="8" w:space="0" w:color="8C8C8C"/>
            </w:tcBorders>
            <w:shd w:val="clear" w:color="auto" w:fill="EEF0F2"/>
            <w:tcMar>
              <w:top w:w="80" w:type="dxa"/>
              <w:left w:w="100" w:type="dxa"/>
              <w:bottom w:w="80" w:type="dxa"/>
              <w:right w:w="100" w:type="dxa"/>
            </w:tcMar>
          </w:tcPr>
          <w:p w14:paraId="6D8FCFCD" w14:textId="77777777" w:rsidR="00B93AFE" w:rsidRDefault="00F25E6F">
            <w:pPr>
              <w:spacing w:after="0" w:line="264" w:lineRule="auto"/>
            </w:pPr>
            <w:r>
              <w:rPr>
                <w:rFonts w:ascii="Exo" w:hAnsi="Exo" w:cs="Exo"/>
                <w:b/>
                <w:color w:val="3C4147"/>
                <w:sz w:val="17"/>
                <w:szCs w:val="17"/>
              </w:rPr>
              <w:t>Type</w:t>
            </w:r>
          </w:p>
        </w:tc>
        <w:tc>
          <w:tcPr>
            <w:tcW w:w="2698" w:type="dxa"/>
            <w:tcBorders>
              <w:bottom w:val="single" w:sz="8" w:space="0" w:color="8C8C8C"/>
            </w:tcBorders>
            <w:shd w:val="clear" w:color="auto" w:fill="EEF0F2"/>
            <w:tcMar>
              <w:top w:w="80" w:type="dxa"/>
              <w:left w:w="100" w:type="dxa"/>
              <w:bottom w:w="80" w:type="dxa"/>
              <w:right w:w="100" w:type="dxa"/>
            </w:tcMar>
          </w:tcPr>
          <w:p w14:paraId="6D8FCFCE" w14:textId="77777777" w:rsidR="00B93AFE" w:rsidRDefault="00F25E6F">
            <w:pPr>
              <w:spacing w:after="0" w:line="264" w:lineRule="auto"/>
            </w:pPr>
            <w:r>
              <w:rPr>
                <w:rFonts w:ascii="Exo" w:hAnsi="Exo" w:cs="Exo"/>
                <w:b/>
                <w:color w:val="3C4147"/>
                <w:sz w:val="17"/>
                <w:szCs w:val="17"/>
              </w:rPr>
              <w:t>When</w:t>
            </w:r>
          </w:p>
        </w:tc>
      </w:tr>
      <w:tr w:rsidR="00B93AFE" w14:paraId="6D8FCFD3" w14:textId="77777777">
        <w:trPr>
          <w:cantSplit/>
        </w:trPr>
        <w:tc>
          <w:tcPr>
            <w:tcW w:w="4241" w:type="dxa"/>
            <w:tcBorders>
              <w:bottom w:val="single" w:sz="4" w:space="0" w:color="D2D6DA"/>
            </w:tcBorders>
            <w:tcMar>
              <w:top w:w="80" w:type="dxa"/>
              <w:left w:w="100" w:type="dxa"/>
              <w:bottom w:w="80" w:type="dxa"/>
              <w:right w:w="100" w:type="dxa"/>
            </w:tcMar>
          </w:tcPr>
          <w:p w14:paraId="6D8FCFD0" w14:textId="77777777" w:rsidR="00B93AFE" w:rsidRDefault="00F25E6F">
            <w:pPr>
              <w:spacing w:after="0" w:line="252" w:lineRule="auto"/>
            </w:pPr>
            <w:r>
              <w:rPr>
                <w:rFonts w:ascii="Aptos" w:hAnsi="Aptos" w:cs="Aptos"/>
                <w:color w:val="424242"/>
                <w:sz w:val="19"/>
                <w:szCs w:val="19"/>
              </w:rPr>
              <w:t>Financial controls</w:t>
            </w:r>
          </w:p>
        </w:tc>
        <w:tc>
          <w:tcPr>
            <w:tcW w:w="2698" w:type="dxa"/>
            <w:tcBorders>
              <w:bottom w:val="single" w:sz="4" w:space="0" w:color="D2D6DA"/>
            </w:tcBorders>
            <w:tcMar>
              <w:top w:w="80" w:type="dxa"/>
              <w:left w:w="100" w:type="dxa"/>
              <w:bottom w:w="80" w:type="dxa"/>
              <w:right w:w="100" w:type="dxa"/>
            </w:tcMar>
          </w:tcPr>
          <w:p w14:paraId="6D8FCFD1" w14:textId="77777777" w:rsidR="00B93AFE" w:rsidRDefault="00F25E6F">
            <w:pPr>
              <w:spacing w:after="0" w:line="252" w:lineRule="auto"/>
            </w:pPr>
            <w:r>
              <w:rPr>
                <w:rFonts w:ascii="Aptos" w:hAnsi="Aptos" w:cs="Aptos"/>
                <w:color w:val="424242"/>
                <w:sz w:val="19"/>
                <w:szCs w:val="19"/>
              </w:rPr>
              <w:t>Internal</w:t>
            </w:r>
          </w:p>
        </w:tc>
        <w:tc>
          <w:tcPr>
            <w:tcW w:w="2698" w:type="dxa"/>
            <w:tcBorders>
              <w:bottom w:val="single" w:sz="4" w:space="0" w:color="D2D6DA"/>
            </w:tcBorders>
            <w:tcMar>
              <w:top w:w="80" w:type="dxa"/>
              <w:left w:w="100" w:type="dxa"/>
              <w:bottom w:w="80" w:type="dxa"/>
              <w:right w:w="100" w:type="dxa"/>
            </w:tcMar>
          </w:tcPr>
          <w:p w14:paraId="6D8FCFD2" w14:textId="77777777" w:rsidR="00B93AFE" w:rsidRDefault="00F25E6F">
            <w:pPr>
              <w:spacing w:after="0" w:line="252" w:lineRule="auto"/>
            </w:pPr>
            <w:r>
              <w:rPr>
                <w:rFonts w:ascii="Aptos" w:hAnsi="Aptos" w:cs="Aptos"/>
                <w:color w:val="424242"/>
                <w:sz w:val="19"/>
                <w:szCs w:val="19"/>
              </w:rPr>
              <w:t>March</w:t>
            </w:r>
          </w:p>
        </w:tc>
      </w:tr>
      <w:tr w:rsidR="00B93AFE" w14:paraId="6D8FCFD7" w14:textId="77777777">
        <w:trPr>
          <w:cantSplit/>
        </w:trPr>
        <w:tc>
          <w:tcPr>
            <w:tcW w:w="4241" w:type="dxa"/>
            <w:tcBorders>
              <w:bottom w:val="single" w:sz="4" w:space="0" w:color="D2D6DA"/>
            </w:tcBorders>
            <w:shd w:val="clear" w:color="auto" w:fill="FAFAFB"/>
            <w:tcMar>
              <w:top w:w="80" w:type="dxa"/>
              <w:left w:w="100" w:type="dxa"/>
              <w:bottom w:w="80" w:type="dxa"/>
              <w:right w:w="100" w:type="dxa"/>
            </w:tcMar>
          </w:tcPr>
          <w:p w14:paraId="6D8FCFD4" w14:textId="77777777" w:rsidR="00B93AFE" w:rsidRDefault="00F25E6F">
            <w:pPr>
              <w:spacing w:after="0" w:line="252" w:lineRule="auto"/>
            </w:pPr>
            <w:r>
              <w:rPr>
                <w:rFonts w:ascii="Aptos" w:hAnsi="Aptos" w:cs="Aptos"/>
                <w:color w:val="424242"/>
                <w:sz w:val="19"/>
                <w:szCs w:val="19"/>
              </w:rPr>
              <w:t>Separation of duties</w:t>
            </w:r>
          </w:p>
        </w:tc>
        <w:tc>
          <w:tcPr>
            <w:tcW w:w="2698" w:type="dxa"/>
            <w:tcBorders>
              <w:bottom w:val="single" w:sz="4" w:space="0" w:color="D2D6DA"/>
            </w:tcBorders>
            <w:shd w:val="clear" w:color="auto" w:fill="FAFAFB"/>
            <w:tcMar>
              <w:top w:w="80" w:type="dxa"/>
              <w:left w:w="100" w:type="dxa"/>
              <w:bottom w:w="80" w:type="dxa"/>
              <w:right w:w="100" w:type="dxa"/>
            </w:tcMar>
          </w:tcPr>
          <w:p w14:paraId="6D8FCFD5" w14:textId="77777777" w:rsidR="00B93AFE" w:rsidRDefault="00F25E6F">
            <w:pPr>
              <w:spacing w:after="0" w:line="252" w:lineRule="auto"/>
            </w:pPr>
            <w:r>
              <w:rPr>
                <w:rFonts w:ascii="Aptos" w:hAnsi="Aptos" w:cs="Aptos"/>
                <w:color w:val="424242"/>
                <w:sz w:val="19"/>
                <w:szCs w:val="19"/>
              </w:rPr>
              <w:t>Internal</w:t>
            </w:r>
          </w:p>
        </w:tc>
        <w:tc>
          <w:tcPr>
            <w:tcW w:w="2698" w:type="dxa"/>
            <w:tcBorders>
              <w:bottom w:val="single" w:sz="4" w:space="0" w:color="D2D6DA"/>
            </w:tcBorders>
            <w:shd w:val="clear" w:color="auto" w:fill="FAFAFB"/>
            <w:tcMar>
              <w:top w:w="80" w:type="dxa"/>
              <w:left w:w="100" w:type="dxa"/>
              <w:bottom w:w="80" w:type="dxa"/>
              <w:right w:w="100" w:type="dxa"/>
            </w:tcMar>
          </w:tcPr>
          <w:p w14:paraId="6D8FCFD6" w14:textId="77777777" w:rsidR="00B93AFE" w:rsidRDefault="00F25E6F">
            <w:pPr>
              <w:spacing w:after="0" w:line="252" w:lineRule="auto"/>
            </w:pPr>
            <w:r>
              <w:rPr>
                <w:rFonts w:ascii="Aptos" w:hAnsi="Aptos" w:cs="Aptos"/>
                <w:color w:val="424242"/>
                <w:sz w:val="19"/>
                <w:szCs w:val="19"/>
              </w:rPr>
              <w:t>May</w:t>
            </w:r>
          </w:p>
        </w:tc>
      </w:tr>
      <w:tr w:rsidR="00B93AFE" w14:paraId="6D8FCFDB" w14:textId="77777777">
        <w:trPr>
          <w:cantSplit/>
        </w:trPr>
        <w:tc>
          <w:tcPr>
            <w:tcW w:w="4241" w:type="dxa"/>
            <w:tcBorders>
              <w:bottom w:val="single" w:sz="4" w:space="0" w:color="D2D6DA"/>
            </w:tcBorders>
            <w:tcMar>
              <w:top w:w="80" w:type="dxa"/>
              <w:left w:w="100" w:type="dxa"/>
              <w:bottom w:w="80" w:type="dxa"/>
              <w:right w:w="100" w:type="dxa"/>
            </w:tcMar>
          </w:tcPr>
          <w:p w14:paraId="6D8FCFD8" w14:textId="77777777" w:rsidR="00B93AFE" w:rsidRDefault="00F25E6F">
            <w:pPr>
              <w:spacing w:after="0" w:line="252" w:lineRule="auto"/>
            </w:pPr>
            <w:r>
              <w:rPr>
                <w:rFonts w:ascii="Aptos" w:hAnsi="Aptos" w:cs="Aptos"/>
                <w:color w:val="424242"/>
                <w:sz w:val="19"/>
                <w:szCs w:val="19"/>
              </w:rPr>
              <w:t>Statutory compliance</w:t>
            </w:r>
          </w:p>
        </w:tc>
        <w:tc>
          <w:tcPr>
            <w:tcW w:w="2698" w:type="dxa"/>
            <w:tcBorders>
              <w:bottom w:val="single" w:sz="4" w:space="0" w:color="D2D6DA"/>
            </w:tcBorders>
            <w:tcMar>
              <w:top w:w="80" w:type="dxa"/>
              <w:left w:w="100" w:type="dxa"/>
              <w:bottom w:w="80" w:type="dxa"/>
              <w:right w:w="100" w:type="dxa"/>
            </w:tcMar>
          </w:tcPr>
          <w:p w14:paraId="6D8FCFD9" w14:textId="77777777" w:rsidR="00B93AFE" w:rsidRDefault="00F25E6F">
            <w:pPr>
              <w:spacing w:after="0" w:line="252" w:lineRule="auto"/>
            </w:pPr>
            <w:r>
              <w:rPr>
                <w:rFonts w:ascii="Aptos" w:hAnsi="Aptos" w:cs="Aptos"/>
                <w:color w:val="424242"/>
                <w:sz w:val="19"/>
                <w:szCs w:val="19"/>
              </w:rPr>
              <w:t>External</w:t>
            </w:r>
          </w:p>
        </w:tc>
        <w:tc>
          <w:tcPr>
            <w:tcW w:w="2698" w:type="dxa"/>
            <w:tcBorders>
              <w:bottom w:val="single" w:sz="4" w:space="0" w:color="D2D6DA"/>
            </w:tcBorders>
            <w:tcMar>
              <w:top w:w="80" w:type="dxa"/>
              <w:left w:w="100" w:type="dxa"/>
              <w:bottom w:w="80" w:type="dxa"/>
              <w:right w:w="100" w:type="dxa"/>
            </w:tcMar>
          </w:tcPr>
          <w:p w14:paraId="6D8FCFDA" w14:textId="77777777" w:rsidR="00B93AFE" w:rsidRDefault="00F25E6F">
            <w:pPr>
              <w:spacing w:after="0" w:line="252" w:lineRule="auto"/>
            </w:pPr>
            <w:r>
              <w:rPr>
                <w:rFonts w:ascii="Aptos" w:hAnsi="Aptos" w:cs="Aptos"/>
                <w:color w:val="424242"/>
                <w:sz w:val="19"/>
                <w:szCs w:val="19"/>
              </w:rPr>
              <w:t>July</w:t>
            </w:r>
          </w:p>
        </w:tc>
      </w:tr>
      <w:tr w:rsidR="00B93AFE" w14:paraId="6D8FCFDF" w14:textId="77777777">
        <w:trPr>
          <w:cantSplit/>
        </w:trPr>
        <w:tc>
          <w:tcPr>
            <w:tcW w:w="4241" w:type="dxa"/>
            <w:tcBorders>
              <w:bottom w:val="single" w:sz="4" w:space="0" w:color="D2D6DA"/>
            </w:tcBorders>
            <w:shd w:val="clear" w:color="auto" w:fill="FAFAFB"/>
            <w:tcMar>
              <w:top w:w="80" w:type="dxa"/>
              <w:left w:w="100" w:type="dxa"/>
              <w:bottom w:w="80" w:type="dxa"/>
              <w:right w:w="100" w:type="dxa"/>
            </w:tcMar>
          </w:tcPr>
          <w:p w14:paraId="6D8FCFDC" w14:textId="77777777" w:rsidR="00B93AFE" w:rsidRDefault="00F25E6F">
            <w:pPr>
              <w:spacing w:after="0" w:line="252" w:lineRule="auto"/>
            </w:pPr>
            <w:r>
              <w:rPr>
                <w:rFonts w:ascii="Aptos" w:hAnsi="Aptos" w:cs="Aptos"/>
                <w:color w:val="424242"/>
                <w:sz w:val="19"/>
                <w:szCs w:val="19"/>
              </w:rPr>
              <w:t>Reimbursements &amp; expense claims</w:t>
            </w:r>
          </w:p>
        </w:tc>
        <w:tc>
          <w:tcPr>
            <w:tcW w:w="2698" w:type="dxa"/>
            <w:tcBorders>
              <w:bottom w:val="single" w:sz="4" w:space="0" w:color="D2D6DA"/>
            </w:tcBorders>
            <w:shd w:val="clear" w:color="auto" w:fill="FAFAFB"/>
            <w:tcMar>
              <w:top w:w="80" w:type="dxa"/>
              <w:left w:w="100" w:type="dxa"/>
              <w:bottom w:w="80" w:type="dxa"/>
              <w:right w:w="100" w:type="dxa"/>
            </w:tcMar>
          </w:tcPr>
          <w:p w14:paraId="6D8FCFDD" w14:textId="77777777" w:rsidR="00B93AFE" w:rsidRDefault="00F25E6F">
            <w:pPr>
              <w:spacing w:after="0" w:line="252" w:lineRule="auto"/>
            </w:pPr>
            <w:r>
              <w:rPr>
                <w:rFonts w:ascii="Aptos" w:hAnsi="Aptos" w:cs="Aptos"/>
                <w:color w:val="424242"/>
                <w:sz w:val="19"/>
                <w:szCs w:val="19"/>
              </w:rPr>
              <w:t>Internal</w:t>
            </w:r>
          </w:p>
        </w:tc>
        <w:tc>
          <w:tcPr>
            <w:tcW w:w="2698" w:type="dxa"/>
            <w:tcBorders>
              <w:bottom w:val="single" w:sz="4" w:space="0" w:color="D2D6DA"/>
            </w:tcBorders>
            <w:shd w:val="clear" w:color="auto" w:fill="FAFAFB"/>
            <w:tcMar>
              <w:top w:w="80" w:type="dxa"/>
              <w:left w:w="100" w:type="dxa"/>
              <w:bottom w:w="80" w:type="dxa"/>
              <w:right w:w="100" w:type="dxa"/>
            </w:tcMar>
          </w:tcPr>
          <w:p w14:paraId="6D8FCFDE" w14:textId="77777777" w:rsidR="00B93AFE" w:rsidRDefault="00F25E6F">
            <w:pPr>
              <w:spacing w:after="0" w:line="252" w:lineRule="auto"/>
            </w:pPr>
            <w:r>
              <w:rPr>
                <w:rFonts w:ascii="Aptos" w:hAnsi="Aptos" w:cs="Aptos"/>
                <w:color w:val="424242"/>
                <w:sz w:val="19"/>
                <w:szCs w:val="19"/>
              </w:rPr>
              <w:t>September</w:t>
            </w:r>
          </w:p>
        </w:tc>
      </w:tr>
      <w:tr w:rsidR="00B93AFE" w14:paraId="6D8FCFE3" w14:textId="77777777">
        <w:trPr>
          <w:cantSplit/>
        </w:trPr>
        <w:tc>
          <w:tcPr>
            <w:tcW w:w="4241" w:type="dxa"/>
            <w:tcBorders>
              <w:bottom w:val="single" w:sz="4" w:space="0" w:color="D2D6DA"/>
            </w:tcBorders>
            <w:tcMar>
              <w:top w:w="80" w:type="dxa"/>
              <w:left w:w="100" w:type="dxa"/>
              <w:bottom w:w="80" w:type="dxa"/>
              <w:right w:w="100" w:type="dxa"/>
            </w:tcMar>
          </w:tcPr>
          <w:p w14:paraId="6D8FCFE0" w14:textId="77777777" w:rsidR="00B93AFE" w:rsidRDefault="00F25E6F">
            <w:pPr>
              <w:spacing w:after="0" w:line="252" w:lineRule="auto"/>
            </w:pPr>
            <w:r>
              <w:rPr>
                <w:rFonts w:ascii="Aptos" w:hAnsi="Aptos" w:cs="Aptos"/>
                <w:color w:val="424242"/>
                <w:sz w:val="19"/>
                <w:szCs w:val="19"/>
              </w:rPr>
              <w:t>Banking reconciliation</w:t>
            </w:r>
          </w:p>
        </w:tc>
        <w:tc>
          <w:tcPr>
            <w:tcW w:w="2698" w:type="dxa"/>
            <w:tcBorders>
              <w:bottom w:val="single" w:sz="4" w:space="0" w:color="D2D6DA"/>
            </w:tcBorders>
            <w:tcMar>
              <w:top w:w="80" w:type="dxa"/>
              <w:left w:w="100" w:type="dxa"/>
              <w:bottom w:w="80" w:type="dxa"/>
              <w:right w:w="100" w:type="dxa"/>
            </w:tcMar>
          </w:tcPr>
          <w:p w14:paraId="6D8FCFE1" w14:textId="77777777" w:rsidR="00B93AFE" w:rsidRDefault="00F25E6F">
            <w:pPr>
              <w:spacing w:after="0" w:line="252" w:lineRule="auto"/>
            </w:pPr>
            <w:r>
              <w:rPr>
                <w:rFonts w:ascii="Aptos" w:hAnsi="Aptos" w:cs="Aptos"/>
                <w:color w:val="424242"/>
                <w:sz w:val="19"/>
                <w:szCs w:val="19"/>
              </w:rPr>
              <w:t>Internal</w:t>
            </w:r>
          </w:p>
        </w:tc>
        <w:tc>
          <w:tcPr>
            <w:tcW w:w="2698" w:type="dxa"/>
            <w:tcBorders>
              <w:bottom w:val="single" w:sz="4" w:space="0" w:color="D2D6DA"/>
            </w:tcBorders>
            <w:tcMar>
              <w:top w:w="80" w:type="dxa"/>
              <w:left w:w="100" w:type="dxa"/>
              <w:bottom w:w="80" w:type="dxa"/>
              <w:right w:w="100" w:type="dxa"/>
            </w:tcMar>
          </w:tcPr>
          <w:p w14:paraId="6D8FCFE2" w14:textId="77777777" w:rsidR="00B93AFE" w:rsidRDefault="00F25E6F">
            <w:pPr>
              <w:spacing w:after="0" w:line="252" w:lineRule="auto"/>
            </w:pPr>
            <w:r>
              <w:rPr>
                <w:rFonts w:ascii="Aptos" w:hAnsi="Aptos" w:cs="Aptos"/>
                <w:color w:val="424242"/>
                <w:sz w:val="19"/>
                <w:szCs w:val="19"/>
              </w:rPr>
              <w:t>November</w:t>
            </w:r>
          </w:p>
        </w:tc>
      </w:tr>
    </w:tbl>
    <w:p w14:paraId="6D8FCFE5" w14:textId="4FD01E92" w:rsidR="00B93AFE" w:rsidRDefault="00C276E9">
      <w:pPr>
        <w:keepNext/>
        <w:keepLines/>
        <w:spacing w:before="120" w:after="50" w:line="264" w:lineRule="auto"/>
      </w:pPr>
      <w:r>
        <w:rPr>
          <w:rFonts w:ascii="Exo" w:hAnsi="Exo" w:cs="Exo"/>
          <w:b/>
          <w:caps/>
          <w:color w:val="8C8C8C"/>
          <w:spacing w:val="20"/>
          <w:sz w:val="18"/>
          <w:szCs w:val="18"/>
        </w:rPr>
        <w:br/>
      </w:r>
      <w:r w:rsidR="00F25E6F">
        <w:rPr>
          <w:rFonts w:ascii="Exo" w:hAnsi="Exo" w:cs="Exo"/>
          <w:b/>
          <w:caps/>
          <w:color w:val="8C8C8C"/>
          <w:spacing w:val="20"/>
          <w:sz w:val="18"/>
          <w:szCs w:val="18"/>
        </w:rPr>
        <w:t>How an audit runs</w:t>
      </w:r>
    </w:p>
    <w:p w14:paraId="6D8FCFE6" w14:textId="77777777" w:rsidR="00B93AFE" w:rsidRDefault="00F25E6F" w:rsidP="00C276E9">
      <w:pPr>
        <w:spacing w:after="50" w:line="252" w:lineRule="auto"/>
        <w:ind w:left="360"/>
      </w:pPr>
      <w:r>
        <w:rPr>
          <w:rFonts w:ascii="Aptos" w:hAnsi="Aptos" w:cs="Aptos"/>
          <w:b/>
          <w:caps/>
          <w:color w:val="FF0080"/>
          <w:spacing w:val="16"/>
          <w:sz w:val="16"/>
          <w:szCs w:val="16"/>
        </w:rPr>
        <w:t xml:space="preserve">Scope · </w:t>
      </w:r>
      <w:r>
        <w:rPr>
          <w:rFonts w:ascii="Exo" w:hAnsi="Exo" w:cs="Exo"/>
          <w:b/>
          <w:color w:val="3C4147"/>
          <w:sz w:val="19"/>
          <w:szCs w:val="19"/>
        </w:rPr>
        <w:t xml:space="preserve">Draft scope — </w:t>
      </w:r>
      <w:r>
        <w:rPr>
          <w:rFonts w:ascii="Aptos" w:hAnsi="Aptos" w:cs="Aptos"/>
          <w:color w:val="424242"/>
          <w:sz w:val="19"/>
          <w:szCs w:val="19"/>
        </w:rPr>
        <w:t>Board endorses.</w:t>
      </w:r>
    </w:p>
    <w:p w14:paraId="6D8FCFE7" w14:textId="77777777" w:rsidR="00B93AFE" w:rsidRDefault="00F25E6F" w:rsidP="00C276E9">
      <w:pPr>
        <w:spacing w:after="50" w:line="252" w:lineRule="auto"/>
        <w:ind w:left="360"/>
      </w:pPr>
      <w:r>
        <w:rPr>
          <w:rFonts w:ascii="Aptos" w:hAnsi="Aptos" w:cs="Aptos"/>
          <w:b/>
          <w:caps/>
          <w:color w:val="FF0080"/>
          <w:spacing w:val="16"/>
          <w:sz w:val="16"/>
          <w:szCs w:val="16"/>
        </w:rPr>
        <w:t xml:space="preserve">Conduct · </w:t>
      </w:r>
      <w:r>
        <w:rPr>
          <w:rFonts w:ascii="Exo" w:hAnsi="Exo" w:cs="Exo"/>
          <w:b/>
          <w:color w:val="3C4147"/>
          <w:sz w:val="19"/>
          <w:szCs w:val="19"/>
        </w:rPr>
        <w:t xml:space="preserve">Run or commission — </w:t>
      </w:r>
      <w:r>
        <w:rPr>
          <w:rFonts w:ascii="Aptos" w:hAnsi="Aptos" w:cs="Aptos"/>
          <w:color w:val="424242"/>
          <w:sz w:val="19"/>
          <w:szCs w:val="19"/>
        </w:rPr>
        <w:t>To the template.</w:t>
      </w:r>
    </w:p>
    <w:p w14:paraId="6D8FCFE8" w14:textId="77777777" w:rsidR="00B93AFE" w:rsidRDefault="00F25E6F" w:rsidP="00C276E9">
      <w:pPr>
        <w:spacing w:after="50" w:line="252" w:lineRule="auto"/>
        <w:ind w:left="360"/>
      </w:pPr>
      <w:r>
        <w:rPr>
          <w:rFonts w:ascii="Aptos" w:hAnsi="Aptos" w:cs="Aptos"/>
          <w:b/>
          <w:caps/>
          <w:color w:val="FF0080"/>
          <w:spacing w:val="16"/>
          <w:sz w:val="16"/>
          <w:szCs w:val="16"/>
        </w:rPr>
        <w:t xml:space="preserve">Report · </w:t>
      </w:r>
      <w:r>
        <w:rPr>
          <w:rFonts w:ascii="Exo" w:hAnsi="Exo" w:cs="Exo"/>
          <w:b/>
          <w:color w:val="3C4147"/>
          <w:sz w:val="19"/>
          <w:szCs w:val="19"/>
        </w:rPr>
        <w:t xml:space="preserve">Present — </w:t>
      </w:r>
      <w:r>
        <w:rPr>
          <w:rFonts w:ascii="Aptos" w:hAnsi="Aptos" w:cs="Aptos"/>
          <w:color w:val="424242"/>
          <w:sz w:val="19"/>
          <w:szCs w:val="19"/>
        </w:rPr>
        <w:t>The report to the Board.</w:t>
      </w:r>
    </w:p>
    <w:p w14:paraId="6D8FCFE9" w14:textId="77777777" w:rsidR="00B93AFE" w:rsidRDefault="00F25E6F" w:rsidP="00C276E9">
      <w:pPr>
        <w:spacing w:after="50" w:line="252" w:lineRule="auto"/>
        <w:ind w:left="360"/>
      </w:pPr>
      <w:r>
        <w:rPr>
          <w:rFonts w:ascii="Aptos" w:hAnsi="Aptos" w:cs="Aptos"/>
          <w:b/>
          <w:caps/>
          <w:color w:val="FF0080"/>
          <w:spacing w:val="16"/>
          <w:sz w:val="16"/>
          <w:szCs w:val="16"/>
        </w:rPr>
        <w:t xml:space="preserve">Track · </w:t>
      </w:r>
      <w:r>
        <w:rPr>
          <w:rFonts w:ascii="Exo" w:hAnsi="Exo" w:cs="Exo"/>
          <w:b/>
          <w:color w:val="3C4147"/>
          <w:sz w:val="19"/>
          <w:szCs w:val="19"/>
        </w:rPr>
        <w:t xml:space="preserve">Findings to closure — </w:t>
      </w:r>
      <w:r>
        <w:rPr>
          <w:rFonts w:ascii="Aptos" w:hAnsi="Aptos" w:cs="Aptos"/>
          <w:color w:val="424242"/>
          <w:sz w:val="19"/>
          <w:szCs w:val="19"/>
        </w:rPr>
        <w:t>In Asana.</w:t>
      </w:r>
    </w:p>
    <w:p w14:paraId="270A4399" w14:textId="77777777" w:rsidR="00B93AFE" w:rsidRDefault="00C276E9">
      <w:pPr>
        <w:spacing w:after="60" w:line="264" w:lineRule="auto"/>
      </w:pPr>
      <w:r>
        <w:rPr>
          <w:rFonts w:ascii="Aptos" w:hAnsi="Aptos" w:cs="Aptos"/>
          <w:b/>
          <w:caps/>
          <w:color w:val="FF0080"/>
          <w:spacing w:val="28"/>
          <w:sz w:val="15"/>
          <w:szCs w:val="15"/>
        </w:rPr>
        <w:br/>
      </w:r>
      <w:r w:rsidR="00F25E6F">
        <w:rPr>
          <w:rFonts w:ascii="Aptos" w:hAnsi="Aptos" w:cs="Aptos"/>
          <w:b/>
          <w:caps/>
          <w:color w:val="FF0080"/>
          <w:spacing w:val="28"/>
          <w:sz w:val="15"/>
          <w:szCs w:val="15"/>
        </w:rPr>
        <w:t>Part Four · Reference</w:t>
      </w:r>
    </w:p>
    <w:p w14:paraId="3D1E1262" w14:textId="5CD0DE3E" w:rsidR="00B93AFE" w:rsidRPr="00C276E9" w:rsidRDefault="00F25E6F" w:rsidP="00C276E9">
      <w:pPr>
        <w:pBdr>
          <w:bottom w:val="single" w:sz="12" w:space="1" w:color="auto"/>
        </w:pBdr>
        <w:spacing w:before="120" w:after="120" w:line="264" w:lineRule="auto"/>
        <w:rPr>
          <w:color w:val="000000" w:themeColor="text1"/>
        </w:rPr>
      </w:pPr>
      <w:r>
        <w:rPr>
          <w:rFonts w:ascii="Exo" w:hAnsi="Exo" w:cs="Exo"/>
          <w:b/>
          <w:color w:val="FF0080"/>
          <w:sz w:val="30"/>
          <w:szCs w:val="30"/>
        </w:rPr>
        <w:t xml:space="preserve">— </w:t>
      </w:r>
      <w:r w:rsidRPr="00C276E9">
        <w:rPr>
          <w:rFonts w:ascii="Exo" w:hAnsi="Exo" w:cs="Exo"/>
          <w:b/>
          <w:color w:val="000000" w:themeColor="text1"/>
          <w:sz w:val="30"/>
          <w:szCs w:val="30"/>
        </w:rPr>
        <w:t>4.6 · Document control</w:t>
      </w:r>
    </w:p>
    <w:p w14:paraId="6D8FCFEC" w14:textId="77777777" w:rsidR="00B93AFE" w:rsidRDefault="00F25E6F">
      <w:pPr>
        <w:spacing w:after="130" w:line="276" w:lineRule="auto"/>
      </w:pPr>
      <w:r>
        <w:rPr>
          <w:rFonts w:ascii="Aptos" w:hAnsi="Aptos" w:cs="Aptos"/>
          <w:color w:val="6E6E6E"/>
          <w:sz w:val="21"/>
          <w:szCs w:val="21"/>
        </w:rPr>
        <w:t>A controlled document and a living one — reviewed on a strict quarterly cycle by the Finance team, with completion assurance to the Board, and re-issued as the function evolves.</w:t>
      </w: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CFEF" w14:textId="77777777">
        <w:trPr>
          <w:cantSplit/>
        </w:trPr>
        <w:tc>
          <w:tcPr>
            <w:tcW w:w="9638" w:type="dxa"/>
            <w:tcBorders>
              <w:top w:val="single" w:sz="4" w:space="0" w:color="D2D6DA"/>
              <w:left w:val="single" w:sz="18" w:space="0" w:color="FF0080"/>
              <w:bottom w:val="single" w:sz="4" w:space="0" w:color="D2D6DA"/>
              <w:right w:val="single" w:sz="4" w:space="0" w:color="D2D6DA"/>
            </w:tcBorders>
            <w:shd w:val="clear" w:color="auto" w:fill="F4F5F6"/>
            <w:tcMar>
              <w:top w:w="100" w:type="dxa"/>
              <w:left w:w="120" w:type="dxa"/>
              <w:bottom w:w="100" w:type="dxa"/>
              <w:right w:w="120" w:type="dxa"/>
            </w:tcMar>
          </w:tcPr>
          <w:p w14:paraId="6D8FCFED" w14:textId="77777777" w:rsidR="00B93AFE" w:rsidRDefault="00F25E6F">
            <w:pPr>
              <w:spacing w:after="40" w:line="264" w:lineRule="auto"/>
            </w:pPr>
            <w:r>
              <w:rPr>
                <w:rFonts w:ascii="Aptos" w:hAnsi="Aptos" w:cs="Aptos"/>
                <w:b/>
                <w:caps/>
                <w:color w:val="FF0080"/>
                <w:spacing w:val="20"/>
                <w:sz w:val="15"/>
                <w:szCs w:val="15"/>
              </w:rPr>
              <w:t>Quarterly review obligation</w:t>
            </w:r>
          </w:p>
          <w:p w14:paraId="6D8FCFEE" w14:textId="77777777" w:rsidR="00B93AFE" w:rsidRDefault="00F25E6F">
            <w:pPr>
              <w:spacing w:after="0" w:line="252" w:lineRule="auto"/>
            </w:pPr>
            <w:r>
              <w:rPr>
                <w:rFonts w:ascii="Aptos" w:hAnsi="Aptos" w:cs="Aptos"/>
                <w:color w:val="424242"/>
                <w:sz w:val="19"/>
                <w:szCs w:val="19"/>
              </w:rPr>
              <w:t>The Finance team must review this playbook every quarter to confirm it remains current — and provide assurance of completed review to the Board.</w:t>
            </w:r>
          </w:p>
        </w:tc>
      </w:tr>
    </w:tbl>
    <w:p w14:paraId="6D8FCFF0" w14:textId="77777777" w:rsidR="00B93AFE" w:rsidRDefault="00B93AFE">
      <w:pPr>
        <w:spacing w:line="264" w:lineRule="auto"/>
      </w:pPr>
    </w:p>
    <w:tbl>
      <w:tblPr>
        <w:tblW w:w="9638" w:type="dxa"/>
        <w:tblInd w:w="90" w:type="dxa"/>
        <w:tblLayout w:type="fixed"/>
        <w:tblCellMar>
          <w:left w:w="10" w:type="dxa"/>
          <w:right w:w="10" w:type="dxa"/>
        </w:tblCellMar>
        <w:tblLook w:val="04A0" w:firstRow="1" w:lastRow="0" w:firstColumn="1" w:lastColumn="0" w:noHBand="0" w:noVBand="1"/>
      </w:tblPr>
      <w:tblGrid>
        <w:gridCol w:w="2400"/>
        <w:gridCol w:w="7238"/>
      </w:tblGrid>
      <w:tr w:rsidR="00B93AFE" w14:paraId="6D8FCFF3" w14:textId="77777777" w:rsidTr="00C276E9">
        <w:trPr>
          <w:cantSplit/>
        </w:trPr>
        <w:tc>
          <w:tcPr>
            <w:tcW w:w="2400" w:type="dxa"/>
            <w:tcMar>
              <w:top w:w="70" w:type="dxa"/>
              <w:left w:w="90" w:type="dxa"/>
              <w:bottom w:w="70" w:type="dxa"/>
              <w:right w:w="90" w:type="dxa"/>
            </w:tcMar>
          </w:tcPr>
          <w:p w14:paraId="6D8FCFF1" w14:textId="77777777" w:rsidR="00B93AFE" w:rsidRDefault="00F25E6F">
            <w:pPr>
              <w:spacing w:after="0" w:line="264" w:lineRule="auto"/>
            </w:pPr>
            <w:r>
              <w:rPr>
                <w:rFonts w:ascii="Aptos" w:hAnsi="Aptos" w:cs="Aptos"/>
                <w:caps/>
                <w:color w:val="8C8C8C"/>
                <w:spacing w:val="18"/>
                <w:sz w:val="14"/>
                <w:szCs w:val="14"/>
              </w:rPr>
              <w:t>Document</w:t>
            </w:r>
          </w:p>
        </w:tc>
        <w:tc>
          <w:tcPr>
            <w:tcW w:w="7238" w:type="dxa"/>
            <w:tcMar>
              <w:top w:w="70" w:type="dxa"/>
              <w:left w:w="90" w:type="dxa"/>
              <w:bottom w:w="70" w:type="dxa"/>
              <w:right w:w="90" w:type="dxa"/>
            </w:tcMar>
          </w:tcPr>
          <w:p w14:paraId="6D8FCFF2" w14:textId="77777777" w:rsidR="00B93AFE" w:rsidRDefault="00F25E6F">
            <w:pPr>
              <w:spacing w:after="0" w:line="264" w:lineRule="auto"/>
            </w:pPr>
            <w:r>
              <w:rPr>
                <w:rFonts w:ascii="Aptos" w:hAnsi="Aptos" w:cs="Aptos"/>
                <w:color w:val="424242"/>
                <w:sz w:val="19"/>
                <w:szCs w:val="19"/>
              </w:rPr>
              <w:t xml:space="preserve">Finance Playbook — </w:t>
            </w:r>
            <w:proofErr w:type="spellStart"/>
            <w:r>
              <w:rPr>
                <w:rFonts w:ascii="Aptos" w:hAnsi="Aptos" w:cs="Aptos"/>
                <w:color w:val="424242"/>
                <w:sz w:val="19"/>
                <w:szCs w:val="19"/>
              </w:rPr>
              <w:t>Brainsource</w:t>
            </w:r>
            <w:proofErr w:type="spellEnd"/>
            <w:r>
              <w:rPr>
                <w:rFonts w:ascii="Aptos" w:hAnsi="Aptos" w:cs="Aptos"/>
                <w:color w:val="424242"/>
                <w:sz w:val="19"/>
                <w:szCs w:val="19"/>
              </w:rPr>
              <w:t xml:space="preserve"> Corporation</w:t>
            </w:r>
          </w:p>
        </w:tc>
      </w:tr>
      <w:tr w:rsidR="00B93AFE" w14:paraId="6D8FCFF6" w14:textId="77777777" w:rsidTr="00C276E9">
        <w:trPr>
          <w:cantSplit/>
        </w:trPr>
        <w:tc>
          <w:tcPr>
            <w:tcW w:w="2400" w:type="dxa"/>
            <w:tcMar>
              <w:top w:w="70" w:type="dxa"/>
              <w:left w:w="90" w:type="dxa"/>
              <w:bottom w:w="70" w:type="dxa"/>
              <w:right w:w="90" w:type="dxa"/>
            </w:tcMar>
          </w:tcPr>
          <w:p w14:paraId="6D8FCFF4" w14:textId="77777777" w:rsidR="00B93AFE" w:rsidRDefault="00F25E6F">
            <w:pPr>
              <w:spacing w:after="0" w:line="264" w:lineRule="auto"/>
            </w:pPr>
            <w:r>
              <w:rPr>
                <w:rFonts w:ascii="Aptos" w:hAnsi="Aptos" w:cs="Aptos"/>
                <w:caps/>
                <w:color w:val="8C8C8C"/>
                <w:spacing w:val="18"/>
                <w:sz w:val="14"/>
                <w:szCs w:val="14"/>
              </w:rPr>
              <w:t>Edition</w:t>
            </w:r>
          </w:p>
        </w:tc>
        <w:tc>
          <w:tcPr>
            <w:tcW w:w="7238" w:type="dxa"/>
            <w:tcMar>
              <w:top w:w="70" w:type="dxa"/>
              <w:left w:w="90" w:type="dxa"/>
              <w:bottom w:w="70" w:type="dxa"/>
              <w:right w:w="90" w:type="dxa"/>
            </w:tcMar>
          </w:tcPr>
          <w:p w14:paraId="6D8FCFF5" w14:textId="77777777" w:rsidR="00B93AFE" w:rsidRDefault="00F25E6F">
            <w:pPr>
              <w:spacing w:after="0" w:line="264" w:lineRule="auto"/>
            </w:pPr>
            <w:r>
              <w:rPr>
                <w:rFonts w:ascii="Aptos" w:hAnsi="Aptos" w:cs="Aptos"/>
                <w:color w:val="424242"/>
                <w:sz w:val="19"/>
                <w:szCs w:val="19"/>
              </w:rPr>
              <w:t>Edition 1 · 2026 — first iteration</w:t>
            </w:r>
          </w:p>
        </w:tc>
      </w:tr>
      <w:tr w:rsidR="00B93AFE" w14:paraId="6D8FCFF9" w14:textId="77777777" w:rsidTr="00C276E9">
        <w:trPr>
          <w:cantSplit/>
        </w:trPr>
        <w:tc>
          <w:tcPr>
            <w:tcW w:w="2400" w:type="dxa"/>
            <w:tcMar>
              <w:top w:w="70" w:type="dxa"/>
              <w:left w:w="90" w:type="dxa"/>
              <w:bottom w:w="70" w:type="dxa"/>
              <w:right w:w="90" w:type="dxa"/>
            </w:tcMar>
          </w:tcPr>
          <w:p w14:paraId="6D8FCFF7" w14:textId="77777777" w:rsidR="00B93AFE" w:rsidRDefault="00F25E6F">
            <w:pPr>
              <w:spacing w:after="0" w:line="264" w:lineRule="auto"/>
            </w:pPr>
            <w:r>
              <w:rPr>
                <w:rFonts w:ascii="Aptos" w:hAnsi="Aptos" w:cs="Aptos"/>
                <w:caps/>
                <w:color w:val="8C8C8C"/>
                <w:spacing w:val="18"/>
                <w:sz w:val="14"/>
                <w:szCs w:val="14"/>
              </w:rPr>
              <w:t>Owner</w:t>
            </w:r>
          </w:p>
        </w:tc>
        <w:tc>
          <w:tcPr>
            <w:tcW w:w="7238" w:type="dxa"/>
            <w:tcMar>
              <w:top w:w="70" w:type="dxa"/>
              <w:left w:w="90" w:type="dxa"/>
              <w:bottom w:w="70" w:type="dxa"/>
              <w:right w:w="90" w:type="dxa"/>
            </w:tcMar>
          </w:tcPr>
          <w:p w14:paraId="6D8FCFF8" w14:textId="77777777" w:rsidR="00B93AFE" w:rsidRDefault="00F25E6F">
            <w:pPr>
              <w:spacing w:after="0" w:line="264" w:lineRule="auto"/>
            </w:pPr>
            <w:r>
              <w:rPr>
                <w:rFonts w:ascii="Aptos" w:hAnsi="Aptos" w:cs="Aptos"/>
                <w:color w:val="424242"/>
                <w:sz w:val="19"/>
                <w:szCs w:val="19"/>
              </w:rPr>
              <w:t>General Manager – Corporate</w:t>
            </w:r>
          </w:p>
        </w:tc>
      </w:tr>
      <w:tr w:rsidR="00B93AFE" w14:paraId="6D8FCFFC" w14:textId="77777777" w:rsidTr="00C276E9">
        <w:trPr>
          <w:cantSplit/>
        </w:trPr>
        <w:tc>
          <w:tcPr>
            <w:tcW w:w="2400" w:type="dxa"/>
            <w:tcMar>
              <w:top w:w="70" w:type="dxa"/>
              <w:left w:w="90" w:type="dxa"/>
              <w:bottom w:w="70" w:type="dxa"/>
              <w:right w:w="90" w:type="dxa"/>
            </w:tcMar>
          </w:tcPr>
          <w:p w14:paraId="6D8FCFFA" w14:textId="77777777" w:rsidR="00B93AFE" w:rsidRDefault="00F25E6F">
            <w:pPr>
              <w:spacing w:after="0" w:line="264" w:lineRule="auto"/>
            </w:pPr>
            <w:r>
              <w:rPr>
                <w:rFonts w:ascii="Aptos" w:hAnsi="Aptos" w:cs="Aptos"/>
                <w:caps/>
                <w:color w:val="8C8C8C"/>
                <w:spacing w:val="18"/>
                <w:sz w:val="14"/>
                <w:szCs w:val="14"/>
              </w:rPr>
              <w:t>Review</w:t>
            </w:r>
          </w:p>
        </w:tc>
        <w:tc>
          <w:tcPr>
            <w:tcW w:w="7238" w:type="dxa"/>
            <w:tcMar>
              <w:top w:w="70" w:type="dxa"/>
              <w:left w:w="90" w:type="dxa"/>
              <w:bottom w:w="70" w:type="dxa"/>
              <w:right w:w="90" w:type="dxa"/>
            </w:tcMar>
          </w:tcPr>
          <w:p w14:paraId="6D8FCFFB" w14:textId="77777777" w:rsidR="00B93AFE" w:rsidRDefault="00F25E6F">
            <w:pPr>
              <w:spacing w:after="0" w:line="264" w:lineRule="auto"/>
            </w:pPr>
            <w:r>
              <w:rPr>
                <w:rFonts w:ascii="Aptos" w:hAnsi="Aptos" w:cs="Aptos"/>
                <w:color w:val="424242"/>
                <w:sz w:val="19"/>
                <w:szCs w:val="19"/>
              </w:rPr>
              <w:t>Quarterly by the Finance team; assurance to the Board</w:t>
            </w:r>
          </w:p>
        </w:tc>
      </w:tr>
      <w:tr w:rsidR="00B93AFE" w14:paraId="6D8FCFFF" w14:textId="77777777" w:rsidTr="00C276E9">
        <w:trPr>
          <w:cantSplit/>
        </w:trPr>
        <w:tc>
          <w:tcPr>
            <w:tcW w:w="2400" w:type="dxa"/>
            <w:tcMar>
              <w:top w:w="70" w:type="dxa"/>
              <w:left w:w="90" w:type="dxa"/>
              <w:bottom w:w="70" w:type="dxa"/>
              <w:right w:w="90" w:type="dxa"/>
            </w:tcMar>
          </w:tcPr>
          <w:p w14:paraId="6D8FCFFD" w14:textId="77777777" w:rsidR="00B93AFE" w:rsidRDefault="00F25E6F">
            <w:pPr>
              <w:spacing w:after="0" w:line="264" w:lineRule="auto"/>
            </w:pPr>
            <w:r>
              <w:rPr>
                <w:rFonts w:ascii="Aptos" w:hAnsi="Aptos" w:cs="Aptos"/>
                <w:caps/>
                <w:color w:val="8C8C8C"/>
                <w:spacing w:val="18"/>
                <w:sz w:val="14"/>
                <w:szCs w:val="14"/>
              </w:rPr>
              <w:t>Endorsement</w:t>
            </w:r>
          </w:p>
        </w:tc>
        <w:tc>
          <w:tcPr>
            <w:tcW w:w="7238" w:type="dxa"/>
            <w:tcMar>
              <w:top w:w="70" w:type="dxa"/>
              <w:left w:w="90" w:type="dxa"/>
              <w:bottom w:w="70" w:type="dxa"/>
              <w:right w:w="90" w:type="dxa"/>
            </w:tcMar>
          </w:tcPr>
          <w:p w14:paraId="6D8FCFFE" w14:textId="77777777" w:rsidR="00B93AFE" w:rsidRDefault="00F25E6F">
            <w:pPr>
              <w:spacing w:after="0" w:line="264" w:lineRule="auto"/>
            </w:pPr>
            <w:r>
              <w:rPr>
                <w:rFonts w:ascii="Aptos" w:hAnsi="Aptos" w:cs="Aptos"/>
                <w:color w:val="424242"/>
                <w:sz w:val="19"/>
                <w:szCs w:val="19"/>
              </w:rPr>
              <w:t>Board of Directors</w:t>
            </w:r>
          </w:p>
        </w:tc>
      </w:tr>
      <w:tr w:rsidR="00B93AFE" w14:paraId="6D8FD002" w14:textId="77777777" w:rsidTr="00C276E9">
        <w:trPr>
          <w:cantSplit/>
        </w:trPr>
        <w:tc>
          <w:tcPr>
            <w:tcW w:w="2400" w:type="dxa"/>
            <w:tcMar>
              <w:top w:w="70" w:type="dxa"/>
              <w:left w:w="90" w:type="dxa"/>
              <w:bottom w:w="70" w:type="dxa"/>
              <w:right w:w="90" w:type="dxa"/>
            </w:tcMar>
          </w:tcPr>
          <w:p w14:paraId="6D8FD000" w14:textId="77777777" w:rsidR="00B93AFE" w:rsidRDefault="00F25E6F">
            <w:pPr>
              <w:spacing w:after="0" w:line="264" w:lineRule="auto"/>
            </w:pPr>
            <w:r>
              <w:rPr>
                <w:rFonts w:ascii="Aptos" w:hAnsi="Aptos" w:cs="Aptos"/>
                <w:caps/>
                <w:color w:val="8C8C8C"/>
                <w:spacing w:val="18"/>
                <w:sz w:val="14"/>
                <w:szCs w:val="14"/>
              </w:rPr>
              <w:t>Classification</w:t>
            </w:r>
          </w:p>
        </w:tc>
        <w:tc>
          <w:tcPr>
            <w:tcW w:w="7238" w:type="dxa"/>
            <w:tcMar>
              <w:top w:w="70" w:type="dxa"/>
              <w:left w:w="90" w:type="dxa"/>
              <w:bottom w:w="70" w:type="dxa"/>
              <w:right w:w="90" w:type="dxa"/>
            </w:tcMar>
          </w:tcPr>
          <w:p w14:paraId="6D8FD001" w14:textId="77777777" w:rsidR="00B93AFE" w:rsidRDefault="00F25E6F">
            <w:pPr>
              <w:spacing w:after="0" w:line="264" w:lineRule="auto"/>
            </w:pPr>
            <w:r>
              <w:rPr>
                <w:rFonts w:ascii="Aptos" w:hAnsi="Aptos" w:cs="Aptos"/>
                <w:color w:val="424242"/>
                <w:sz w:val="19"/>
                <w:szCs w:val="19"/>
              </w:rPr>
              <w:t>Internal — controlled document</w:t>
            </w:r>
          </w:p>
        </w:tc>
      </w:tr>
    </w:tbl>
    <w:p w14:paraId="6D8FD003" w14:textId="77777777" w:rsidR="00B93AFE" w:rsidRDefault="00B93AFE" w:rsidP="00C276E9">
      <w:pPr>
        <w:spacing w:after="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D006"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D004" w14:textId="77777777" w:rsidR="00B93AFE" w:rsidRDefault="00F25E6F">
            <w:pPr>
              <w:spacing w:after="40" w:line="264" w:lineRule="auto"/>
            </w:pPr>
            <w:r>
              <w:rPr>
                <w:rFonts w:ascii="Aptos" w:hAnsi="Aptos" w:cs="Aptos"/>
                <w:b/>
                <w:caps/>
                <w:color w:val="96B3D2"/>
                <w:spacing w:val="20"/>
                <w:sz w:val="15"/>
                <w:szCs w:val="15"/>
              </w:rPr>
              <w:lastRenderedPageBreak/>
              <w:t>Related documents</w:t>
            </w:r>
          </w:p>
          <w:p w14:paraId="6D8FD005" w14:textId="77777777" w:rsidR="00B93AFE" w:rsidRDefault="00F25E6F">
            <w:pPr>
              <w:spacing w:after="0" w:line="252" w:lineRule="auto"/>
            </w:pPr>
            <w:r>
              <w:rPr>
                <w:rFonts w:ascii="Aptos" w:hAnsi="Aptos" w:cs="Aptos"/>
                <w:color w:val="424242"/>
                <w:sz w:val="19"/>
                <w:szCs w:val="19"/>
              </w:rPr>
              <w:t xml:space="preserve">Finance Operations Manual (full policies &amp; procedures) · Schedule of Management Authorities (delegations register) · the company Procurement Policy. Where this playbook differs from habit or memory, the playbook wins. No changes without a </w:t>
            </w:r>
            <w:proofErr w:type="gramStart"/>
            <w:r>
              <w:rPr>
                <w:rFonts w:ascii="Aptos" w:hAnsi="Aptos" w:cs="Aptos"/>
                <w:color w:val="424242"/>
                <w:sz w:val="19"/>
                <w:szCs w:val="19"/>
              </w:rPr>
              <w:t>Director’s</w:t>
            </w:r>
            <w:proofErr w:type="gramEnd"/>
            <w:r>
              <w:rPr>
                <w:rFonts w:ascii="Aptos" w:hAnsi="Aptos" w:cs="Aptos"/>
                <w:color w:val="424242"/>
                <w:sz w:val="19"/>
                <w:szCs w:val="19"/>
              </w:rPr>
              <w:t xml:space="preserve"> express consent; changes are re-issued, never made on the run.</w:t>
            </w:r>
          </w:p>
        </w:tc>
      </w:tr>
    </w:tbl>
    <w:p w14:paraId="6D8FD007" w14:textId="77777777" w:rsidR="00B93AFE" w:rsidRDefault="00B93AFE">
      <w:pPr>
        <w:spacing w:line="264" w:lineRule="auto"/>
      </w:pPr>
    </w:p>
    <w:p w14:paraId="274BC25B" w14:textId="77777777" w:rsidR="00C276E9" w:rsidRDefault="00C276E9">
      <w:pPr>
        <w:spacing w:after="60" w:line="264" w:lineRule="auto"/>
        <w:rPr>
          <w:rFonts w:ascii="Aptos" w:hAnsi="Aptos" w:cs="Aptos"/>
          <w:b/>
          <w:caps/>
          <w:color w:val="FF0080"/>
          <w:spacing w:val="28"/>
          <w:sz w:val="15"/>
          <w:szCs w:val="15"/>
        </w:rPr>
      </w:pPr>
      <w:r>
        <w:rPr>
          <w:rFonts w:ascii="Aptos" w:hAnsi="Aptos" w:cs="Aptos"/>
          <w:b/>
          <w:caps/>
          <w:color w:val="FF0080"/>
          <w:spacing w:val="28"/>
          <w:sz w:val="15"/>
          <w:szCs w:val="15"/>
        </w:rPr>
        <w:br/>
      </w:r>
      <w:r>
        <w:rPr>
          <w:rFonts w:ascii="Aptos" w:hAnsi="Aptos" w:cs="Aptos"/>
          <w:b/>
          <w:caps/>
          <w:color w:val="FF0080"/>
          <w:spacing w:val="28"/>
          <w:sz w:val="15"/>
          <w:szCs w:val="15"/>
        </w:rPr>
        <w:br/>
      </w:r>
      <w:r>
        <w:rPr>
          <w:rFonts w:ascii="Aptos" w:hAnsi="Aptos" w:cs="Aptos"/>
          <w:b/>
          <w:caps/>
          <w:color w:val="FF0080"/>
          <w:spacing w:val="28"/>
          <w:sz w:val="15"/>
          <w:szCs w:val="15"/>
        </w:rPr>
        <w:br/>
      </w:r>
      <w:r>
        <w:rPr>
          <w:rFonts w:ascii="Aptos" w:hAnsi="Aptos" w:cs="Aptos"/>
          <w:b/>
          <w:caps/>
          <w:color w:val="FF0080"/>
          <w:spacing w:val="28"/>
          <w:sz w:val="15"/>
          <w:szCs w:val="15"/>
        </w:rPr>
        <w:br/>
      </w:r>
    </w:p>
    <w:p w14:paraId="612B84A3" w14:textId="77777777" w:rsidR="00B93AFE" w:rsidRDefault="00F25E6F">
      <w:pPr>
        <w:spacing w:after="60" w:line="264" w:lineRule="auto"/>
      </w:pPr>
      <w:r>
        <w:rPr>
          <w:rFonts w:ascii="Aptos" w:hAnsi="Aptos" w:cs="Aptos"/>
          <w:b/>
          <w:caps/>
          <w:color w:val="FF0080"/>
          <w:spacing w:val="28"/>
          <w:sz w:val="15"/>
          <w:szCs w:val="15"/>
        </w:rPr>
        <w:t>Part Five · Process maps</w:t>
      </w:r>
    </w:p>
    <w:p w14:paraId="6D8FD009" w14:textId="5330E97A" w:rsidR="00B93AFE" w:rsidRPr="00C276E9" w:rsidRDefault="00F25E6F" w:rsidP="00C276E9">
      <w:pPr>
        <w:pBdr>
          <w:bottom w:val="single" w:sz="12" w:space="1" w:color="auto"/>
        </w:pBdr>
        <w:spacing w:before="120" w:after="120" w:line="264" w:lineRule="auto"/>
        <w:rPr>
          <w:color w:val="000000" w:themeColor="text1"/>
        </w:rPr>
      </w:pPr>
      <w:r>
        <w:rPr>
          <w:rFonts w:ascii="Exo" w:hAnsi="Exo" w:cs="Exo"/>
          <w:b/>
          <w:color w:val="FF0080"/>
          <w:sz w:val="30"/>
          <w:szCs w:val="30"/>
        </w:rPr>
        <w:t xml:space="preserve">— </w:t>
      </w:r>
      <w:r w:rsidRPr="00C276E9">
        <w:rPr>
          <w:rFonts w:ascii="Exo" w:hAnsi="Exo" w:cs="Exo"/>
          <w:b/>
          <w:color w:val="000000" w:themeColor="text1"/>
          <w:sz w:val="30"/>
          <w:szCs w:val="30"/>
        </w:rPr>
        <w:t>5.1 · Australian payroll in Xero</w:t>
      </w:r>
    </w:p>
    <w:p w14:paraId="6D8FD00A" w14:textId="77777777" w:rsidR="00B93AFE" w:rsidRDefault="00F25E6F">
      <w:pPr>
        <w:spacing w:after="130" w:line="276" w:lineRule="auto"/>
      </w:pPr>
      <w:r>
        <w:rPr>
          <w:rFonts w:ascii="Aptos" w:hAnsi="Aptos" w:cs="Aptos"/>
          <w:color w:val="6E6E6E"/>
          <w:sz w:val="21"/>
          <w:szCs w:val="21"/>
        </w:rPr>
        <w:t>Standard, at-a-glance process maps for the most common finance functions across the group — the shape of each process, end to end. Detailed steps live in the checklists and the Finance Operations Manual.</w:t>
      </w:r>
    </w:p>
    <w:p w14:paraId="6D8FD00B" w14:textId="77777777" w:rsidR="00B93AFE" w:rsidRDefault="00F25E6F">
      <w:pPr>
        <w:spacing w:after="130" w:line="276" w:lineRule="auto"/>
      </w:pPr>
      <w:r>
        <w:rPr>
          <w:rFonts w:ascii="Aptos" w:hAnsi="Aptos" w:cs="Aptos"/>
          <w:color w:val="6E6E6E"/>
          <w:sz w:val="21"/>
          <w:szCs w:val="21"/>
        </w:rPr>
        <w:t>Each pay cycle in Xero Payroll — from confirming employee data to filing Single Touch Payroll and paying super. Separation of duties applies: the preparer is not the approver.</w:t>
      </w:r>
    </w:p>
    <w:p w14:paraId="6D8FD00C" w14:textId="77777777" w:rsidR="00B93AFE" w:rsidRDefault="00F25E6F" w:rsidP="00C276E9">
      <w:pPr>
        <w:spacing w:after="50" w:line="252" w:lineRule="auto"/>
        <w:ind w:left="360"/>
      </w:pPr>
      <w:r>
        <w:rPr>
          <w:rFonts w:ascii="Aptos" w:hAnsi="Aptos" w:cs="Aptos"/>
          <w:b/>
          <w:caps/>
          <w:color w:val="FF0080"/>
          <w:spacing w:val="16"/>
          <w:sz w:val="16"/>
          <w:szCs w:val="16"/>
        </w:rPr>
        <w:t xml:space="preserve">Set up · </w:t>
      </w:r>
      <w:r>
        <w:rPr>
          <w:rFonts w:ascii="Exo" w:hAnsi="Exo" w:cs="Exo"/>
          <w:b/>
          <w:color w:val="3C4147"/>
          <w:sz w:val="19"/>
          <w:szCs w:val="19"/>
        </w:rPr>
        <w:t xml:space="preserve">Confirm details — </w:t>
      </w:r>
      <w:r>
        <w:rPr>
          <w:rFonts w:ascii="Aptos" w:hAnsi="Aptos" w:cs="Aptos"/>
          <w:color w:val="424242"/>
          <w:sz w:val="19"/>
          <w:szCs w:val="19"/>
        </w:rPr>
        <w:t>Employee details &amp; super fund; award rates &amp; SG %; pay calendar.</w:t>
      </w:r>
    </w:p>
    <w:p w14:paraId="6D8FD00D" w14:textId="77777777" w:rsidR="00B93AFE" w:rsidRDefault="00F25E6F" w:rsidP="00C276E9">
      <w:pPr>
        <w:spacing w:after="50" w:line="252" w:lineRule="auto"/>
        <w:ind w:left="360"/>
      </w:pPr>
      <w:r>
        <w:rPr>
          <w:rFonts w:ascii="Aptos" w:hAnsi="Aptos" w:cs="Aptos"/>
          <w:b/>
          <w:caps/>
          <w:color w:val="FF0080"/>
          <w:spacing w:val="16"/>
          <w:sz w:val="16"/>
          <w:szCs w:val="16"/>
        </w:rPr>
        <w:t xml:space="preserve">Process · </w:t>
      </w:r>
      <w:r>
        <w:rPr>
          <w:rFonts w:ascii="Exo" w:hAnsi="Exo" w:cs="Exo"/>
          <w:b/>
          <w:color w:val="3C4147"/>
          <w:sz w:val="19"/>
          <w:szCs w:val="19"/>
        </w:rPr>
        <w:t xml:space="preserve">Create pay run — </w:t>
      </w:r>
      <w:r>
        <w:rPr>
          <w:rFonts w:ascii="Aptos" w:hAnsi="Aptos" w:cs="Aptos"/>
          <w:color w:val="424242"/>
          <w:sz w:val="19"/>
          <w:szCs w:val="19"/>
        </w:rPr>
        <w:t>Enter hours, leave &amp; allowances; Xero calculates gross, PAYG-W &amp; super.</w:t>
      </w:r>
    </w:p>
    <w:p w14:paraId="6D8FD00E" w14:textId="77777777" w:rsidR="00B93AFE" w:rsidRDefault="00F25E6F" w:rsidP="00C276E9">
      <w:pPr>
        <w:spacing w:after="50" w:line="252" w:lineRule="auto"/>
        <w:ind w:left="360"/>
      </w:pPr>
      <w:r>
        <w:rPr>
          <w:rFonts w:ascii="Aptos" w:hAnsi="Aptos" w:cs="Aptos"/>
          <w:b/>
          <w:caps/>
          <w:color w:val="FF0080"/>
          <w:spacing w:val="16"/>
          <w:sz w:val="16"/>
          <w:szCs w:val="16"/>
        </w:rPr>
        <w:t xml:space="preserve">Review · </w:t>
      </w:r>
      <w:r>
        <w:rPr>
          <w:rFonts w:ascii="Exo" w:hAnsi="Exo" w:cs="Exo"/>
          <w:b/>
          <w:color w:val="3C4147"/>
          <w:sz w:val="19"/>
          <w:szCs w:val="19"/>
        </w:rPr>
        <w:t xml:space="preserve">Approve — </w:t>
      </w:r>
      <w:r>
        <w:rPr>
          <w:rFonts w:ascii="Aptos" w:hAnsi="Aptos" w:cs="Aptos"/>
          <w:color w:val="424242"/>
          <w:sz w:val="19"/>
          <w:szCs w:val="19"/>
        </w:rPr>
        <w:t>Check totals &amp; variances; authorised approver signs off.</w:t>
      </w:r>
    </w:p>
    <w:p w14:paraId="6D8FD00F" w14:textId="77777777" w:rsidR="00B93AFE" w:rsidRDefault="00F25E6F" w:rsidP="00C276E9">
      <w:pPr>
        <w:spacing w:after="50" w:line="252" w:lineRule="auto"/>
        <w:ind w:left="360"/>
      </w:pPr>
      <w:r>
        <w:rPr>
          <w:rFonts w:ascii="Aptos" w:hAnsi="Aptos" w:cs="Aptos"/>
          <w:b/>
          <w:caps/>
          <w:color w:val="FF0080"/>
          <w:spacing w:val="16"/>
          <w:sz w:val="16"/>
          <w:szCs w:val="16"/>
        </w:rPr>
        <w:t xml:space="preserve">Pay · </w:t>
      </w:r>
      <w:r>
        <w:rPr>
          <w:rFonts w:ascii="Exo" w:hAnsi="Exo" w:cs="Exo"/>
          <w:b/>
          <w:color w:val="3C4147"/>
          <w:sz w:val="19"/>
          <w:szCs w:val="19"/>
        </w:rPr>
        <w:t xml:space="preserve">Pay &amp; STP — </w:t>
      </w:r>
      <w:r>
        <w:rPr>
          <w:rFonts w:ascii="Aptos" w:hAnsi="Aptos" w:cs="Aptos"/>
          <w:color w:val="424242"/>
          <w:sz w:val="19"/>
          <w:szCs w:val="19"/>
        </w:rPr>
        <w:t>Pay staff (ABA/bank file); payslips issue; file STP to the ATO on/before payday.</w:t>
      </w:r>
    </w:p>
    <w:p w14:paraId="6D8FD010" w14:textId="77777777" w:rsidR="00B93AFE" w:rsidRDefault="00F25E6F" w:rsidP="00C276E9">
      <w:pPr>
        <w:spacing w:after="50" w:line="252" w:lineRule="auto"/>
        <w:ind w:left="360"/>
        <w:rPr>
          <w:rFonts w:ascii="Aptos" w:hAnsi="Aptos" w:cs="Aptos"/>
          <w:color w:val="424242"/>
          <w:sz w:val="19"/>
          <w:szCs w:val="19"/>
        </w:rPr>
      </w:pPr>
      <w:r>
        <w:rPr>
          <w:rFonts w:ascii="Aptos" w:hAnsi="Aptos" w:cs="Aptos"/>
          <w:b/>
          <w:caps/>
          <w:color w:val="FF0080"/>
          <w:spacing w:val="16"/>
          <w:sz w:val="16"/>
          <w:szCs w:val="16"/>
        </w:rPr>
        <w:t xml:space="preserve">Super · </w:t>
      </w:r>
      <w:r>
        <w:rPr>
          <w:rFonts w:ascii="Exo" w:hAnsi="Exo" w:cs="Exo"/>
          <w:b/>
          <w:color w:val="3C4147"/>
          <w:sz w:val="19"/>
          <w:szCs w:val="19"/>
        </w:rPr>
        <w:t xml:space="preserve">Reconcile — </w:t>
      </w:r>
      <w:r>
        <w:rPr>
          <w:rFonts w:ascii="Aptos" w:hAnsi="Aptos" w:cs="Aptos"/>
          <w:color w:val="424242"/>
          <w:sz w:val="19"/>
          <w:szCs w:val="19"/>
        </w:rPr>
        <w:t>Pay super with each pay run; reconcile wages, PAYG-W &amp; super to GL.</w:t>
      </w:r>
    </w:p>
    <w:p w14:paraId="5B5584FC" w14:textId="77777777" w:rsidR="00C276E9" w:rsidRDefault="00C276E9" w:rsidP="00C276E9">
      <w:pPr>
        <w:spacing w:after="50" w:line="252" w:lineRule="auto"/>
        <w:ind w:left="360"/>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D013"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D011" w14:textId="77777777" w:rsidR="00B93AFE" w:rsidRDefault="00F25E6F">
            <w:pPr>
              <w:spacing w:after="40" w:line="264" w:lineRule="auto"/>
            </w:pPr>
            <w:r>
              <w:rPr>
                <w:rFonts w:ascii="Aptos" w:hAnsi="Aptos" w:cs="Aptos"/>
                <w:b/>
                <w:caps/>
                <w:color w:val="96B3D2"/>
                <w:spacing w:val="20"/>
                <w:sz w:val="15"/>
                <w:szCs w:val="15"/>
              </w:rPr>
              <w:t>Key dates &amp; control</w:t>
            </w:r>
          </w:p>
          <w:p w14:paraId="6D8FD012" w14:textId="77777777" w:rsidR="00B93AFE" w:rsidRDefault="00F25E6F">
            <w:pPr>
              <w:spacing w:after="0" w:line="252" w:lineRule="auto"/>
            </w:pPr>
            <w:r>
              <w:rPr>
                <w:rFonts w:ascii="Aptos" w:hAnsi="Aptos" w:cs="Aptos"/>
                <w:color w:val="424242"/>
                <w:sz w:val="19"/>
                <w:szCs w:val="19"/>
              </w:rPr>
              <w:t>STP filed on/before each payday; super paid with each pay run, same day; PAYG-W reported on the BAS. Preparer ≠ approver; bank-detail changes verified independently; pay data held in confidence.</w:t>
            </w:r>
          </w:p>
        </w:tc>
      </w:tr>
    </w:tbl>
    <w:p w14:paraId="6D8FD014" w14:textId="77777777" w:rsidR="00B93AFE" w:rsidRDefault="00B93AFE">
      <w:pPr>
        <w:spacing w:line="264" w:lineRule="auto"/>
      </w:pPr>
    </w:p>
    <w:p w14:paraId="09040300" w14:textId="77777777" w:rsidR="00B93AFE" w:rsidRDefault="00F25E6F">
      <w:pPr>
        <w:spacing w:after="60" w:line="264" w:lineRule="auto"/>
      </w:pPr>
      <w:r>
        <w:rPr>
          <w:rFonts w:ascii="Aptos" w:hAnsi="Aptos" w:cs="Aptos"/>
          <w:b/>
          <w:caps/>
          <w:color w:val="FF0080"/>
          <w:spacing w:val="28"/>
          <w:sz w:val="15"/>
          <w:szCs w:val="15"/>
        </w:rPr>
        <w:t>Part Five · Process maps</w:t>
      </w:r>
    </w:p>
    <w:p w14:paraId="6D8FD016" w14:textId="1E6AF9F6" w:rsidR="00B93AFE" w:rsidRPr="00D0084A" w:rsidRDefault="00F25E6F" w:rsidP="00D0084A">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D0084A">
        <w:rPr>
          <w:rFonts w:ascii="Exo" w:hAnsi="Exo" w:cs="Exo"/>
          <w:b/>
          <w:color w:val="000000" w:themeColor="text1"/>
          <w:sz w:val="30"/>
          <w:szCs w:val="30"/>
        </w:rPr>
        <w:t>5.2 · Australian BAS, PAYG, FBT &amp; company tax</w:t>
      </w:r>
    </w:p>
    <w:p w14:paraId="6D8FD017" w14:textId="77777777" w:rsidR="00B93AFE" w:rsidRDefault="00F25E6F">
      <w:pPr>
        <w:spacing w:after="130" w:line="276" w:lineRule="auto"/>
      </w:pPr>
      <w:r>
        <w:rPr>
          <w:rFonts w:ascii="Aptos" w:hAnsi="Aptos" w:cs="Aptos"/>
          <w:color w:val="6E6E6E"/>
          <w:sz w:val="21"/>
          <w:szCs w:val="21"/>
        </w:rPr>
        <w:t>Four ATO obligations, the same four-step shape — gather &amp; reconcile, prepare, review &amp; approve, then lodge &amp; pay. Most are lodged through the tax/BAS agent, which extends the due dates shown.</w:t>
      </w:r>
    </w:p>
    <w:tbl>
      <w:tblPr>
        <w:tblW w:w="9637" w:type="dxa"/>
        <w:tblInd w:w="100" w:type="dxa"/>
        <w:tblLayout w:type="fixed"/>
        <w:tblCellMar>
          <w:left w:w="10" w:type="dxa"/>
          <w:right w:w="10" w:type="dxa"/>
        </w:tblCellMar>
        <w:tblLook w:val="04A0" w:firstRow="1" w:lastRow="0" w:firstColumn="1" w:lastColumn="0" w:noHBand="0" w:noVBand="1"/>
      </w:tblPr>
      <w:tblGrid>
        <w:gridCol w:w="1735"/>
        <w:gridCol w:w="3951"/>
        <w:gridCol w:w="3951"/>
      </w:tblGrid>
      <w:tr w:rsidR="00B93AFE" w14:paraId="6D8FD01B" w14:textId="77777777">
        <w:trPr>
          <w:cantSplit/>
          <w:tblHeader/>
        </w:trPr>
        <w:tc>
          <w:tcPr>
            <w:tcW w:w="1735" w:type="dxa"/>
            <w:tcBorders>
              <w:bottom w:val="single" w:sz="8" w:space="0" w:color="8C8C8C"/>
            </w:tcBorders>
            <w:shd w:val="clear" w:color="auto" w:fill="EEF0F2"/>
            <w:tcMar>
              <w:top w:w="80" w:type="dxa"/>
              <w:left w:w="100" w:type="dxa"/>
              <w:bottom w:w="80" w:type="dxa"/>
              <w:right w:w="100" w:type="dxa"/>
            </w:tcMar>
          </w:tcPr>
          <w:p w14:paraId="6D8FD018" w14:textId="77777777" w:rsidR="00B93AFE" w:rsidRDefault="00F25E6F">
            <w:pPr>
              <w:spacing w:after="0" w:line="264" w:lineRule="auto"/>
            </w:pPr>
            <w:r>
              <w:rPr>
                <w:rFonts w:ascii="Exo" w:hAnsi="Exo" w:cs="Exo"/>
                <w:b/>
                <w:color w:val="3C4147"/>
                <w:sz w:val="17"/>
                <w:szCs w:val="17"/>
              </w:rPr>
              <w:t>Obligation</w:t>
            </w:r>
          </w:p>
        </w:tc>
        <w:tc>
          <w:tcPr>
            <w:tcW w:w="3951" w:type="dxa"/>
            <w:tcBorders>
              <w:bottom w:val="single" w:sz="8" w:space="0" w:color="8C8C8C"/>
            </w:tcBorders>
            <w:shd w:val="clear" w:color="auto" w:fill="EEF0F2"/>
            <w:tcMar>
              <w:top w:w="80" w:type="dxa"/>
              <w:left w:w="100" w:type="dxa"/>
              <w:bottom w:w="80" w:type="dxa"/>
              <w:right w:w="100" w:type="dxa"/>
            </w:tcMar>
          </w:tcPr>
          <w:p w14:paraId="6D8FD019" w14:textId="77777777" w:rsidR="00B93AFE" w:rsidRDefault="00F25E6F">
            <w:pPr>
              <w:spacing w:after="0" w:line="264" w:lineRule="auto"/>
            </w:pPr>
            <w:r>
              <w:rPr>
                <w:rFonts w:ascii="Exo" w:hAnsi="Exo" w:cs="Exo"/>
                <w:b/>
                <w:color w:val="3C4147"/>
                <w:sz w:val="17"/>
                <w:szCs w:val="17"/>
              </w:rPr>
              <w:t>Prepare</w:t>
            </w:r>
          </w:p>
        </w:tc>
        <w:tc>
          <w:tcPr>
            <w:tcW w:w="3951" w:type="dxa"/>
            <w:tcBorders>
              <w:bottom w:val="single" w:sz="8" w:space="0" w:color="8C8C8C"/>
            </w:tcBorders>
            <w:shd w:val="clear" w:color="auto" w:fill="EEF0F2"/>
            <w:tcMar>
              <w:top w:w="80" w:type="dxa"/>
              <w:left w:w="100" w:type="dxa"/>
              <w:bottom w:w="80" w:type="dxa"/>
              <w:right w:w="100" w:type="dxa"/>
            </w:tcMar>
          </w:tcPr>
          <w:p w14:paraId="6D8FD01A" w14:textId="77777777" w:rsidR="00B93AFE" w:rsidRDefault="00F25E6F">
            <w:pPr>
              <w:spacing w:after="0" w:line="264" w:lineRule="auto"/>
            </w:pPr>
            <w:r>
              <w:rPr>
                <w:rFonts w:ascii="Exo" w:hAnsi="Exo" w:cs="Exo"/>
                <w:b/>
                <w:color w:val="3C4147"/>
                <w:sz w:val="17"/>
                <w:szCs w:val="17"/>
              </w:rPr>
              <w:t>Lodge &amp; pay</w:t>
            </w:r>
          </w:p>
        </w:tc>
      </w:tr>
      <w:tr w:rsidR="00B93AFE" w14:paraId="6D8FD01F" w14:textId="77777777">
        <w:trPr>
          <w:cantSplit/>
        </w:trPr>
        <w:tc>
          <w:tcPr>
            <w:tcW w:w="1735" w:type="dxa"/>
            <w:tcBorders>
              <w:bottom w:val="single" w:sz="4" w:space="0" w:color="D2D6DA"/>
            </w:tcBorders>
            <w:tcMar>
              <w:top w:w="80" w:type="dxa"/>
              <w:left w:w="100" w:type="dxa"/>
              <w:bottom w:w="80" w:type="dxa"/>
              <w:right w:w="100" w:type="dxa"/>
            </w:tcMar>
          </w:tcPr>
          <w:p w14:paraId="6D8FD01C" w14:textId="77777777" w:rsidR="00B93AFE" w:rsidRDefault="00F25E6F">
            <w:pPr>
              <w:spacing w:after="0" w:line="252" w:lineRule="auto"/>
            </w:pPr>
            <w:r>
              <w:rPr>
                <w:rFonts w:ascii="Aptos" w:hAnsi="Aptos" w:cs="Aptos"/>
                <w:color w:val="424242"/>
                <w:sz w:val="19"/>
                <w:szCs w:val="19"/>
              </w:rPr>
              <w:t>BAS · GST</w:t>
            </w:r>
          </w:p>
        </w:tc>
        <w:tc>
          <w:tcPr>
            <w:tcW w:w="3951" w:type="dxa"/>
            <w:tcBorders>
              <w:bottom w:val="single" w:sz="4" w:space="0" w:color="D2D6DA"/>
            </w:tcBorders>
            <w:tcMar>
              <w:top w:w="80" w:type="dxa"/>
              <w:left w:w="100" w:type="dxa"/>
              <w:bottom w:w="80" w:type="dxa"/>
              <w:right w:w="100" w:type="dxa"/>
            </w:tcMar>
          </w:tcPr>
          <w:p w14:paraId="6D8FD01D" w14:textId="77777777" w:rsidR="00B93AFE" w:rsidRDefault="00F25E6F">
            <w:pPr>
              <w:spacing w:after="0" w:line="252" w:lineRule="auto"/>
            </w:pPr>
            <w:r>
              <w:rPr>
                <w:rFonts w:ascii="Aptos" w:hAnsi="Aptos" w:cs="Aptos"/>
                <w:color w:val="424242"/>
                <w:sz w:val="19"/>
                <w:szCs w:val="19"/>
              </w:rPr>
              <w:t>Reconcile GST &amp; bank in Xero; prepare BAS (GST, PAYG-W &amp; instalment)</w:t>
            </w:r>
          </w:p>
        </w:tc>
        <w:tc>
          <w:tcPr>
            <w:tcW w:w="3951" w:type="dxa"/>
            <w:tcBorders>
              <w:bottom w:val="single" w:sz="4" w:space="0" w:color="D2D6DA"/>
            </w:tcBorders>
            <w:tcMar>
              <w:top w:w="80" w:type="dxa"/>
              <w:left w:w="100" w:type="dxa"/>
              <w:bottom w:w="80" w:type="dxa"/>
              <w:right w:w="100" w:type="dxa"/>
            </w:tcMar>
          </w:tcPr>
          <w:p w14:paraId="6D8FD01E" w14:textId="77777777" w:rsidR="00B93AFE" w:rsidRDefault="00F25E6F">
            <w:pPr>
              <w:spacing w:after="0" w:line="252" w:lineRule="auto"/>
            </w:pPr>
            <w:r>
              <w:rPr>
                <w:rFonts w:ascii="Aptos" w:hAnsi="Aptos" w:cs="Aptos"/>
                <w:color w:val="424242"/>
                <w:sz w:val="19"/>
                <w:szCs w:val="19"/>
              </w:rPr>
              <w:t>Lodge &amp; pay ATO · 28th after period</w:t>
            </w:r>
          </w:p>
        </w:tc>
      </w:tr>
      <w:tr w:rsidR="00B93AFE" w14:paraId="6D8FD023" w14:textId="77777777">
        <w:trPr>
          <w:cantSplit/>
        </w:trPr>
        <w:tc>
          <w:tcPr>
            <w:tcW w:w="1735" w:type="dxa"/>
            <w:tcBorders>
              <w:bottom w:val="single" w:sz="4" w:space="0" w:color="D2D6DA"/>
            </w:tcBorders>
            <w:shd w:val="clear" w:color="auto" w:fill="FAFAFB"/>
            <w:tcMar>
              <w:top w:w="80" w:type="dxa"/>
              <w:left w:w="100" w:type="dxa"/>
              <w:bottom w:w="80" w:type="dxa"/>
              <w:right w:w="100" w:type="dxa"/>
            </w:tcMar>
          </w:tcPr>
          <w:p w14:paraId="6D8FD020" w14:textId="77777777" w:rsidR="00B93AFE" w:rsidRDefault="00F25E6F">
            <w:pPr>
              <w:spacing w:after="0" w:line="252" w:lineRule="auto"/>
            </w:pPr>
            <w:r>
              <w:rPr>
                <w:rFonts w:ascii="Aptos" w:hAnsi="Aptos" w:cs="Aptos"/>
                <w:color w:val="424242"/>
                <w:sz w:val="19"/>
                <w:szCs w:val="19"/>
              </w:rPr>
              <w:t>PAYG</w:t>
            </w:r>
          </w:p>
        </w:tc>
        <w:tc>
          <w:tcPr>
            <w:tcW w:w="3951" w:type="dxa"/>
            <w:tcBorders>
              <w:bottom w:val="single" w:sz="4" w:space="0" w:color="D2D6DA"/>
            </w:tcBorders>
            <w:shd w:val="clear" w:color="auto" w:fill="FAFAFB"/>
            <w:tcMar>
              <w:top w:w="80" w:type="dxa"/>
              <w:left w:w="100" w:type="dxa"/>
              <w:bottom w:w="80" w:type="dxa"/>
              <w:right w:w="100" w:type="dxa"/>
            </w:tcMar>
          </w:tcPr>
          <w:p w14:paraId="6D8FD021" w14:textId="77777777" w:rsidR="00B93AFE" w:rsidRDefault="00F25E6F">
            <w:pPr>
              <w:spacing w:after="0" w:line="252" w:lineRule="auto"/>
            </w:pPr>
            <w:r>
              <w:rPr>
                <w:rFonts w:ascii="Aptos" w:hAnsi="Aptos" w:cs="Aptos"/>
                <w:color w:val="424242"/>
                <w:sz w:val="19"/>
                <w:szCs w:val="19"/>
              </w:rPr>
              <w:t>PAYG-W from STP; confirm instalment rate; carried onto the BAS</w:t>
            </w:r>
          </w:p>
        </w:tc>
        <w:tc>
          <w:tcPr>
            <w:tcW w:w="3951" w:type="dxa"/>
            <w:tcBorders>
              <w:bottom w:val="single" w:sz="4" w:space="0" w:color="D2D6DA"/>
            </w:tcBorders>
            <w:shd w:val="clear" w:color="auto" w:fill="FAFAFB"/>
            <w:tcMar>
              <w:top w:w="80" w:type="dxa"/>
              <w:left w:w="100" w:type="dxa"/>
              <w:bottom w:w="80" w:type="dxa"/>
              <w:right w:w="100" w:type="dxa"/>
            </w:tcMar>
          </w:tcPr>
          <w:p w14:paraId="6D8FD022" w14:textId="77777777" w:rsidR="00B93AFE" w:rsidRDefault="00F25E6F">
            <w:pPr>
              <w:spacing w:after="0" w:line="252" w:lineRule="auto"/>
            </w:pPr>
            <w:r>
              <w:rPr>
                <w:rFonts w:ascii="Aptos" w:hAnsi="Aptos" w:cs="Aptos"/>
                <w:color w:val="424242"/>
                <w:sz w:val="19"/>
                <w:szCs w:val="19"/>
              </w:rPr>
              <w:t>Paid with the BAS</w:t>
            </w:r>
          </w:p>
        </w:tc>
      </w:tr>
      <w:tr w:rsidR="00B93AFE" w14:paraId="6D8FD027" w14:textId="77777777">
        <w:trPr>
          <w:cantSplit/>
        </w:trPr>
        <w:tc>
          <w:tcPr>
            <w:tcW w:w="1735" w:type="dxa"/>
            <w:tcBorders>
              <w:bottom w:val="single" w:sz="4" w:space="0" w:color="D2D6DA"/>
            </w:tcBorders>
            <w:tcMar>
              <w:top w:w="80" w:type="dxa"/>
              <w:left w:w="100" w:type="dxa"/>
              <w:bottom w:w="80" w:type="dxa"/>
              <w:right w:w="100" w:type="dxa"/>
            </w:tcMar>
          </w:tcPr>
          <w:p w14:paraId="6D8FD024" w14:textId="77777777" w:rsidR="00B93AFE" w:rsidRDefault="00F25E6F">
            <w:pPr>
              <w:spacing w:after="0" w:line="252" w:lineRule="auto"/>
            </w:pPr>
            <w:r>
              <w:rPr>
                <w:rFonts w:ascii="Aptos" w:hAnsi="Aptos" w:cs="Aptos"/>
                <w:color w:val="424242"/>
                <w:sz w:val="19"/>
                <w:szCs w:val="19"/>
              </w:rPr>
              <w:t>FBT</w:t>
            </w:r>
          </w:p>
        </w:tc>
        <w:tc>
          <w:tcPr>
            <w:tcW w:w="3951" w:type="dxa"/>
            <w:tcBorders>
              <w:bottom w:val="single" w:sz="4" w:space="0" w:color="D2D6DA"/>
            </w:tcBorders>
            <w:tcMar>
              <w:top w:w="80" w:type="dxa"/>
              <w:left w:w="100" w:type="dxa"/>
              <w:bottom w:w="80" w:type="dxa"/>
              <w:right w:w="100" w:type="dxa"/>
            </w:tcMar>
          </w:tcPr>
          <w:p w14:paraId="6D8FD025" w14:textId="77777777" w:rsidR="00B93AFE" w:rsidRDefault="00F25E6F">
            <w:pPr>
              <w:spacing w:after="0" w:line="252" w:lineRule="auto"/>
            </w:pPr>
            <w:r>
              <w:rPr>
                <w:rFonts w:ascii="Aptos" w:hAnsi="Aptos" w:cs="Aptos"/>
                <w:color w:val="424242"/>
                <w:sz w:val="19"/>
                <w:szCs w:val="19"/>
              </w:rPr>
              <w:t>Identify fringe benefits; gross-up &amp; calculate taxable value; GM &amp; tax agent review</w:t>
            </w:r>
          </w:p>
        </w:tc>
        <w:tc>
          <w:tcPr>
            <w:tcW w:w="3951" w:type="dxa"/>
            <w:tcBorders>
              <w:bottom w:val="single" w:sz="4" w:space="0" w:color="D2D6DA"/>
            </w:tcBorders>
            <w:tcMar>
              <w:top w:w="80" w:type="dxa"/>
              <w:left w:w="100" w:type="dxa"/>
              <w:bottom w:w="80" w:type="dxa"/>
              <w:right w:w="100" w:type="dxa"/>
            </w:tcMar>
          </w:tcPr>
          <w:p w14:paraId="6D8FD026" w14:textId="77777777" w:rsidR="00B93AFE" w:rsidRDefault="00F25E6F">
            <w:pPr>
              <w:spacing w:after="0" w:line="252" w:lineRule="auto"/>
            </w:pPr>
            <w:r>
              <w:rPr>
                <w:rFonts w:ascii="Aptos" w:hAnsi="Aptos" w:cs="Aptos"/>
                <w:color w:val="424242"/>
                <w:sz w:val="19"/>
                <w:szCs w:val="19"/>
              </w:rPr>
              <w:t>Lodge &amp; pay · 21 May (later via agent)</w:t>
            </w:r>
          </w:p>
        </w:tc>
      </w:tr>
      <w:tr w:rsidR="00B93AFE" w14:paraId="6D8FD02B" w14:textId="77777777">
        <w:trPr>
          <w:cantSplit/>
        </w:trPr>
        <w:tc>
          <w:tcPr>
            <w:tcW w:w="1735" w:type="dxa"/>
            <w:tcBorders>
              <w:bottom w:val="single" w:sz="4" w:space="0" w:color="D2D6DA"/>
            </w:tcBorders>
            <w:shd w:val="clear" w:color="auto" w:fill="FAFAFB"/>
            <w:tcMar>
              <w:top w:w="80" w:type="dxa"/>
              <w:left w:w="100" w:type="dxa"/>
              <w:bottom w:w="80" w:type="dxa"/>
              <w:right w:w="100" w:type="dxa"/>
            </w:tcMar>
          </w:tcPr>
          <w:p w14:paraId="6D8FD028" w14:textId="77777777" w:rsidR="00B93AFE" w:rsidRDefault="00F25E6F">
            <w:pPr>
              <w:spacing w:after="0" w:line="252" w:lineRule="auto"/>
            </w:pPr>
            <w:r>
              <w:rPr>
                <w:rFonts w:ascii="Aptos" w:hAnsi="Aptos" w:cs="Aptos"/>
                <w:color w:val="424242"/>
                <w:sz w:val="19"/>
                <w:szCs w:val="19"/>
              </w:rPr>
              <w:t>Company tax</w:t>
            </w:r>
          </w:p>
        </w:tc>
        <w:tc>
          <w:tcPr>
            <w:tcW w:w="3951" w:type="dxa"/>
            <w:tcBorders>
              <w:bottom w:val="single" w:sz="4" w:space="0" w:color="D2D6DA"/>
            </w:tcBorders>
            <w:shd w:val="clear" w:color="auto" w:fill="FAFAFB"/>
            <w:tcMar>
              <w:top w:w="80" w:type="dxa"/>
              <w:left w:w="100" w:type="dxa"/>
              <w:bottom w:w="80" w:type="dxa"/>
              <w:right w:w="100" w:type="dxa"/>
            </w:tcMar>
          </w:tcPr>
          <w:p w14:paraId="6D8FD029" w14:textId="77777777" w:rsidR="00B93AFE" w:rsidRDefault="00F25E6F">
            <w:pPr>
              <w:spacing w:after="0" w:line="252" w:lineRule="auto"/>
            </w:pPr>
            <w:r>
              <w:rPr>
                <w:rFonts w:ascii="Aptos" w:hAnsi="Aptos" w:cs="Aptos"/>
                <w:color w:val="424242"/>
                <w:sz w:val="19"/>
                <w:szCs w:val="19"/>
              </w:rPr>
              <w:t>Finalise year-end accounts; tax reconciliation &amp; adjustments; prepare CTR with tax agent; Board review</w:t>
            </w:r>
          </w:p>
        </w:tc>
        <w:tc>
          <w:tcPr>
            <w:tcW w:w="3951" w:type="dxa"/>
            <w:tcBorders>
              <w:bottom w:val="single" w:sz="4" w:space="0" w:color="D2D6DA"/>
            </w:tcBorders>
            <w:shd w:val="clear" w:color="auto" w:fill="FAFAFB"/>
            <w:tcMar>
              <w:top w:w="80" w:type="dxa"/>
              <w:left w:w="100" w:type="dxa"/>
              <w:bottom w:w="80" w:type="dxa"/>
              <w:right w:w="100" w:type="dxa"/>
            </w:tcMar>
          </w:tcPr>
          <w:p w14:paraId="6D8FD02A" w14:textId="77777777" w:rsidR="00B93AFE" w:rsidRDefault="00F25E6F">
            <w:pPr>
              <w:spacing w:after="0" w:line="252" w:lineRule="auto"/>
            </w:pPr>
            <w:r>
              <w:rPr>
                <w:rFonts w:ascii="Aptos" w:hAnsi="Aptos" w:cs="Aptos"/>
                <w:color w:val="424242"/>
                <w:sz w:val="19"/>
                <w:szCs w:val="19"/>
              </w:rPr>
              <w:t>Lodge &amp; pay/refund · agent due date</w:t>
            </w:r>
          </w:p>
        </w:tc>
      </w:tr>
    </w:tbl>
    <w:p w14:paraId="6D8FD02C" w14:textId="77777777" w:rsidR="00B93AFE" w:rsidRDefault="00B93AFE">
      <w:pPr>
        <w:spacing w:after="200" w:line="264" w:lineRule="auto"/>
      </w:pP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D02F"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D02D" w14:textId="77777777" w:rsidR="00B93AFE" w:rsidRDefault="00F25E6F">
            <w:pPr>
              <w:spacing w:after="40" w:line="264" w:lineRule="auto"/>
            </w:pPr>
            <w:r>
              <w:rPr>
                <w:rFonts w:ascii="Aptos" w:hAnsi="Aptos" w:cs="Aptos"/>
                <w:b/>
                <w:caps/>
                <w:color w:val="96B3D2"/>
                <w:spacing w:val="20"/>
                <w:sz w:val="15"/>
                <w:szCs w:val="15"/>
              </w:rPr>
              <w:lastRenderedPageBreak/>
              <w:t>Note</w:t>
            </w:r>
          </w:p>
          <w:p w14:paraId="6D8FD02E" w14:textId="77777777" w:rsidR="00B93AFE" w:rsidRDefault="00F25E6F">
            <w:pPr>
              <w:spacing w:after="0" w:line="252" w:lineRule="auto"/>
            </w:pPr>
            <w:r>
              <w:rPr>
                <w:rFonts w:ascii="Aptos" w:hAnsi="Aptos" w:cs="Aptos"/>
                <w:color w:val="424242"/>
                <w:sz w:val="19"/>
                <w:szCs w:val="19"/>
              </w:rPr>
              <w:t>Due dates assume lodgement through the registered tax/BAS agent, which generally extends them — confirm each period against the ATO lodgement program. GST &amp; PAYG-W reconcile back to Xero and STP before lodging.</w:t>
            </w:r>
          </w:p>
        </w:tc>
      </w:tr>
    </w:tbl>
    <w:p w14:paraId="6D8FD030" w14:textId="77777777" w:rsidR="00B93AFE" w:rsidRDefault="00B93AFE">
      <w:pPr>
        <w:spacing w:line="264" w:lineRule="auto"/>
      </w:pPr>
    </w:p>
    <w:p w14:paraId="5D7F53E3" w14:textId="77777777" w:rsidR="00D0084A" w:rsidRDefault="00D0084A">
      <w:pPr>
        <w:spacing w:after="60" w:line="264" w:lineRule="auto"/>
        <w:rPr>
          <w:rFonts w:ascii="Aptos" w:hAnsi="Aptos" w:cs="Aptos"/>
          <w:b/>
          <w:caps/>
          <w:color w:val="FF0080"/>
          <w:spacing w:val="28"/>
          <w:sz w:val="15"/>
          <w:szCs w:val="15"/>
        </w:rPr>
      </w:pPr>
    </w:p>
    <w:p w14:paraId="48F5D49E" w14:textId="77777777" w:rsidR="00D0084A" w:rsidRDefault="00D0084A">
      <w:pPr>
        <w:spacing w:after="60" w:line="264" w:lineRule="auto"/>
        <w:rPr>
          <w:rFonts w:ascii="Aptos" w:hAnsi="Aptos" w:cs="Aptos"/>
          <w:b/>
          <w:caps/>
          <w:color w:val="FF0080"/>
          <w:spacing w:val="28"/>
          <w:sz w:val="15"/>
          <w:szCs w:val="15"/>
        </w:rPr>
      </w:pPr>
    </w:p>
    <w:p w14:paraId="5476C5A5" w14:textId="77777777" w:rsidR="00D0084A" w:rsidRDefault="00D0084A">
      <w:pPr>
        <w:spacing w:after="60" w:line="264" w:lineRule="auto"/>
        <w:rPr>
          <w:rFonts w:ascii="Aptos" w:hAnsi="Aptos" w:cs="Aptos"/>
          <w:b/>
          <w:caps/>
          <w:color w:val="FF0080"/>
          <w:spacing w:val="28"/>
          <w:sz w:val="15"/>
          <w:szCs w:val="15"/>
        </w:rPr>
      </w:pPr>
    </w:p>
    <w:p w14:paraId="070FE170" w14:textId="77777777" w:rsidR="00D0084A" w:rsidRDefault="00D0084A">
      <w:pPr>
        <w:spacing w:after="60" w:line="264" w:lineRule="auto"/>
        <w:rPr>
          <w:rFonts w:ascii="Aptos" w:hAnsi="Aptos" w:cs="Aptos"/>
          <w:b/>
          <w:caps/>
          <w:color w:val="FF0080"/>
          <w:spacing w:val="28"/>
          <w:sz w:val="15"/>
          <w:szCs w:val="15"/>
        </w:rPr>
      </w:pPr>
    </w:p>
    <w:p w14:paraId="7647AEA3" w14:textId="77777777" w:rsidR="00D0084A" w:rsidRDefault="00D0084A">
      <w:pPr>
        <w:spacing w:after="60" w:line="264" w:lineRule="auto"/>
        <w:rPr>
          <w:rFonts w:ascii="Aptos" w:hAnsi="Aptos" w:cs="Aptos"/>
          <w:b/>
          <w:caps/>
          <w:color w:val="FF0080"/>
          <w:spacing w:val="28"/>
          <w:sz w:val="15"/>
          <w:szCs w:val="15"/>
        </w:rPr>
      </w:pPr>
    </w:p>
    <w:p w14:paraId="20AF9C7C" w14:textId="77777777" w:rsidR="00D0084A" w:rsidRDefault="00D0084A">
      <w:pPr>
        <w:spacing w:after="60" w:line="264" w:lineRule="auto"/>
        <w:rPr>
          <w:rFonts w:ascii="Aptos" w:hAnsi="Aptos" w:cs="Aptos"/>
          <w:b/>
          <w:caps/>
          <w:color w:val="FF0080"/>
          <w:spacing w:val="28"/>
          <w:sz w:val="15"/>
          <w:szCs w:val="15"/>
        </w:rPr>
      </w:pPr>
    </w:p>
    <w:p w14:paraId="4F581D8C" w14:textId="77777777" w:rsidR="00D0084A" w:rsidRDefault="00D0084A">
      <w:pPr>
        <w:spacing w:after="60" w:line="264" w:lineRule="auto"/>
        <w:rPr>
          <w:rFonts w:ascii="Aptos" w:hAnsi="Aptos" w:cs="Aptos"/>
          <w:b/>
          <w:caps/>
          <w:color w:val="FF0080"/>
          <w:spacing w:val="28"/>
          <w:sz w:val="15"/>
          <w:szCs w:val="15"/>
        </w:rPr>
      </w:pPr>
    </w:p>
    <w:p w14:paraId="2F1AB3BA" w14:textId="77777777" w:rsidR="00D0084A" w:rsidRDefault="00D0084A">
      <w:pPr>
        <w:spacing w:after="60" w:line="264" w:lineRule="auto"/>
        <w:rPr>
          <w:rFonts w:ascii="Aptos" w:hAnsi="Aptos" w:cs="Aptos"/>
          <w:b/>
          <w:caps/>
          <w:color w:val="FF0080"/>
          <w:spacing w:val="28"/>
          <w:sz w:val="15"/>
          <w:szCs w:val="15"/>
        </w:rPr>
      </w:pPr>
    </w:p>
    <w:p w14:paraId="1E0258BB" w14:textId="77777777" w:rsidR="00B93AFE" w:rsidRDefault="00F25E6F">
      <w:pPr>
        <w:spacing w:after="60" w:line="264" w:lineRule="auto"/>
      </w:pPr>
      <w:r>
        <w:rPr>
          <w:rFonts w:ascii="Aptos" w:hAnsi="Aptos" w:cs="Aptos"/>
          <w:b/>
          <w:caps/>
          <w:color w:val="FF0080"/>
          <w:spacing w:val="28"/>
          <w:sz w:val="15"/>
          <w:szCs w:val="15"/>
        </w:rPr>
        <w:t>Part Five · Process maps</w:t>
      </w:r>
    </w:p>
    <w:p w14:paraId="6D8FD032" w14:textId="412E0854" w:rsidR="00B93AFE" w:rsidRPr="00D0084A" w:rsidRDefault="00F25E6F" w:rsidP="00D0084A">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D0084A">
        <w:rPr>
          <w:rFonts w:ascii="Exo" w:hAnsi="Exo" w:cs="Exo"/>
          <w:b/>
          <w:color w:val="000000" w:themeColor="text1"/>
          <w:sz w:val="30"/>
          <w:szCs w:val="30"/>
        </w:rPr>
        <w:t>5.3 · Philippine compliance</w:t>
      </w:r>
    </w:p>
    <w:p w14:paraId="6D8FD033" w14:textId="77777777" w:rsidR="00B93AFE" w:rsidRDefault="00F25E6F">
      <w:pPr>
        <w:spacing w:after="130" w:line="276" w:lineRule="auto"/>
      </w:pPr>
      <w:r>
        <w:rPr>
          <w:rFonts w:ascii="Aptos" w:hAnsi="Aptos" w:cs="Aptos"/>
          <w:color w:val="6E6E6E"/>
          <w:sz w:val="21"/>
          <w:szCs w:val="21"/>
        </w:rPr>
        <w:t>Every PH lodgement follows the same five-step shape. Three streams run on it — statutory contributions, tax, and the annual filings. Dates are immovable; the calendar (1.9) drives the month.</w:t>
      </w:r>
    </w:p>
    <w:p w14:paraId="6D8FD034" w14:textId="77777777" w:rsidR="00B93AFE" w:rsidRDefault="00F25E6F" w:rsidP="00D0084A">
      <w:pPr>
        <w:spacing w:after="50" w:line="252" w:lineRule="auto"/>
        <w:ind w:left="360"/>
      </w:pPr>
      <w:r>
        <w:rPr>
          <w:rFonts w:ascii="Aptos" w:hAnsi="Aptos" w:cs="Aptos"/>
          <w:b/>
          <w:caps/>
          <w:color w:val="FF0080"/>
          <w:spacing w:val="16"/>
          <w:sz w:val="16"/>
          <w:szCs w:val="16"/>
        </w:rPr>
        <w:t xml:space="preserve">1 · </w:t>
      </w:r>
      <w:r>
        <w:rPr>
          <w:rFonts w:ascii="Exo" w:hAnsi="Exo" w:cs="Exo"/>
          <w:b/>
          <w:color w:val="3C4147"/>
          <w:sz w:val="19"/>
          <w:szCs w:val="19"/>
        </w:rPr>
        <w:t xml:space="preserve">Gather — </w:t>
      </w:r>
      <w:r>
        <w:rPr>
          <w:rFonts w:ascii="Aptos" w:hAnsi="Aptos" w:cs="Aptos"/>
          <w:color w:val="424242"/>
          <w:sz w:val="19"/>
          <w:szCs w:val="19"/>
        </w:rPr>
        <w:t>Pull payroll, sales &amp; purchase data from Xero and the payroll workbook.</w:t>
      </w:r>
    </w:p>
    <w:p w14:paraId="6D8FD035" w14:textId="77777777" w:rsidR="00B93AFE" w:rsidRDefault="00F25E6F" w:rsidP="00D0084A">
      <w:pPr>
        <w:spacing w:after="50" w:line="252" w:lineRule="auto"/>
        <w:ind w:left="360"/>
      </w:pPr>
      <w:r>
        <w:rPr>
          <w:rFonts w:ascii="Aptos" w:hAnsi="Aptos" w:cs="Aptos"/>
          <w:b/>
          <w:caps/>
          <w:color w:val="FF0080"/>
          <w:spacing w:val="16"/>
          <w:sz w:val="16"/>
          <w:szCs w:val="16"/>
        </w:rPr>
        <w:t xml:space="preserve">2 · </w:t>
      </w:r>
      <w:r>
        <w:rPr>
          <w:rFonts w:ascii="Exo" w:hAnsi="Exo" w:cs="Exo"/>
          <w:b/>
          <w:color w:val="3C4147"/>
          <w:sz w:val="19"/>
          <w:szCs w:val="19"/>
        </w:rPr>
        <w:t xml:space="preserve">Compute &amp; prepare — </w:t>
      </w:r>
      <w:r>
        <w:rPr>
          <w:rFonts w:ascii="Aptos" w:hAnsi="Aptos" w:cs="Aptos"/>
          <w:color w:val="424242"/>
          <w:sz w:val="19"/>
          <w:szCs w:val="19"/>
        </w:rPr>
        <w:t>Compute amounts due; prepare the BIR form or contribution schedule.</w:t>
      </w:r>
    </w:p>
    <w:p w14:paraId="6D8FD036" w14:textId="77777777" w:rsidR="00B93AFE" w:rsidRDefault="00F25E6F" w:rsidP="00D0084A">
      <w:pPr>
        <w:spacing w:after="50" w:line="252" w:lineRule="auto"/>
        <w:ind w:left="360"/>
      </w:pPr>
      <w:r>
        <w:rPr>
          <w:rFonts w:ascii="Aptos" w:hAnsi="Aptos" w:cs="Aptos"/>
          <w:b/>
          <w:caps/>
          <w:color w:val="FF0080"/>
          <w:spacing w:val="16"/>
          <w:sz w:val="16"/>
          <w:szCs w:val="16"/>
        </w:rPr>
        <w:t xml:space="preserve">3 · </w:t>
      </w:r>
      <w:r>
        <w:rPr>
          <w:rFonts w:ascii="Exo" w:hAnsi="Exo" w:cs="Exo"/>
          <w:b/>
          <w:color w:val="3C4147"/>
          <w:sz w:val="19"/>
          <w:szCs w:val="19"/>
        </w:rPr>
        <w:t xml:space="preserve">Review &amp; approve — </w:t>
      </w:r>
      <w:r>
        <w:rPr>
          <w:rFonts w:ascii="Aptos" w:hAnsi="Aptos" w:cs="Aptos"/>
          <w:color w:val="424242"/>
          <w:sz w:val="19"/>
          <w:szCs w:val="19"/>
        </w:rPr>
        <w:t>GM reviews &amp; approves; deductions reconciled to remittances.</w:t>
      </w:r>
    </w:p>
    <w:p w14:paraId="6D8FD037" w14:textId="77777777" w:rsidR="00B93AFE" w:rsidRDefault="00F25E6F" w:rsidP="00D0084A">
      <w:pPr>
        <w:spacing w:after="50" w:line="252" w:lineRule="auto"/>
        <w:ind w:left="360"/>
      </w:pPr>
      <w:r>
        <w:rPr>
          <w:rFonts w:ascii="Aptos" w:hAnsi="Aptos" w:cs="Aptos"/>
          <w:b/>
          <w:caps/>
          <w:color w:val="FF0080"/>
          <w:spacing w:val="16"/>
          <w:sz w:val="16"/>
          <w:szCs w:val="16"/>
        </w:rPr>
        <w:t xml:space="preserve">4 · </w:t>
      </w:r>
      <w:r>
        <w:rPr>
          <w:rFonts w:ascii="Exo" w:hAnsi="Exo" w:cs="Exo"/>
          <w:b/>
          <w:color w:val="3C4147"/>
          <w:sz w:val="19"/>
          <w:szCs w:val="19"/>
        </w:rPr>
        <w:t xml:space="preserve">File &amp; remit — </w:t>
      </w:r>
      <w:proofErr w:type="spellStart"/>
      <w:r>
        <w:rPr>
          <w:rFonts w:ascii="Aptos" w:hAnsi="Aptos" w:cs="Aptos"/>
          <w:color w:val="424242"/>
          <w:sz w:val="19"/>
          <w:szCs w:val="19"/>
        </w:rPr>
        <w:t>eFPS</w:t>
      </w:r>
      <w:proofErr w:type="spellEnd"/>
      <w:r>
        <w:rPr>
          <w:rFonts w:ascii="Aptos" w:hAnsi="Aptos" w:cs="Aptos"/>
          <w:color w:val="424242"/>
          <w:sz w:val="19"/>
          <w:szCs w:val="19"/>
        </w:rPr>
        <w:t>/</w:t>
      </w:r>
      <w:proofErr w:type="spellStart"/>
      <w:r>
        <w:rPr>
          <w:rFonts w:ascii="Aptos" w:hAnsi="Aptos" w:cs="Aptos"/>
          <w:color w:val="424242"/>
          <w:sz w:val="19"/>
          <w:szCs w:val="19"/>
        </w:rPr>
        <w:t>eBIR</w:t>
      </w:r>
      <w:proofErr w:type="spellEnd"/>
      <w:r>
        <w:rPr>
          <w:rFonts w:ascii="Aptos" w:hAnsi="Aptos" w:cs="Aptos"/>
          <w:color w:val="424242"/>
          <w:sz w:val="19"/>
          <w:szCs w:val="19"/>
        </w:rPr>
        <w:t xml:space="preserve"> for BIR, EPRS for PhilHealth, accredited banks / Bayad </w:t>
      </w:r>
      <w:proofErr w:type="spellStart"/>
      <w:r>
        <w:rPr>
          <w:rFonts w:ascii="Aptos" w:hAnsi="Aptos" w:cs="Aptos"/>
          <w:color w:val="424242"/>
          <w:sz w:val="19"/>
          <w:szCs w:val="19"/>
        </w:rPr>
        <w:t>Centers</w:t>
      </w:r>
      <w:proofErr w:type="spellEnd"/>
      <w:r>
        <w:rPr>
          <w:rFonts w:ascii="Aptos" w:hAnsi="Aptos" w:cs="Aptos"/>
          <w:color w:val="424242"/>
          <w:sz w:val="19"/>
          <w:szCs w:val="19"/>
        </w:rPr>
        <w:t>.</w:t>
      </w:r>
    </w:p>
    <w:p w14:paraId="6D8FD038" w14:textId="77777777" w:rsidR="00B93AFE" w:rsidRDefault="00F25E6F" w:rsidP="00D0084A">
      <w:pPr>
        <w:spacing w:after="50" w:line="252" w:lineRule="auto"/>
        <w:ind w:left="360"/>
      </w:pPr>
      <w:r>
        <w:rPr>
          <w:rFonts w:ascii="Aptos" w:hAnsi="Aptos" w:cs="Aptos"/>
          <w:b/>
          <w:caps/>
          <w:color w:val="FF0080"/>
          <w:spacing w:val="16"/>
          <w:sz w:val="16"/>
          <w:szCs w:val="16"/>
        </w:rPr>
        <w:t xml:space="preserve">5 · </w:t>
      </w:r>
      <w:r>
        <w:rPr>
          <w:rFonts w:ascii="Exo" w:hAnsi="Exo" w:cs="Exo"/>
          <w:b/>
          <w:color w:val="3C4147"/>
          <w:sz w:val="19"/>
          <w:szCs w:val="19"/>
        </w:rPr>
        <w:t xml:space="preserve">File proof — </w:t>
      </w:r>
      <w:r>
        <w:rPr>
          <w:rFonts w:ascii="Aptos" w:hAnsi="Aptos" w:cs="Aptos"/>
          <w:color w:val="424242"/>
          <w:sz w:val="19"/>
          <w:szCs w:val="19"/>
        </w:rPr>
        <w:t>Save confirmations &amp; ORs to OneDrive; record &amp; reconcile in Xero.</w:t>
      </w:r>
    </w:p>
    <w:p w14:paraId="0D2B1353" w14:textId="77777777" w:rsidR="00D0084A" w:rsidRDefault="00D0084A">
      <w:pPr>
        <w:keepNext/>
        <w:keepLines/>
        <w:spacing w:before="60" w:after="30" w:line="264" w:lineRule="auto"/>
        <w:rPr>
          <w:rFonts w:ascii="Exo" w:hAnsi="Exo" w:cs="Exo"/>
          <w:b/>
          <w:color w:val="3C4147"/>
          <w:sz w:val="21"/>
          <w:szCs w:val="21"/>
        </w:rPr>
      </w:pPr>
    </w:p>
    <w:p w14:paraId="6D8FD039" w14:textId="0BB3D625" w:rsidR="00B93AFE" w:rsidRDefault="00F25E6F">
      <w:pPr>
        <w:keepNext/>
        <w:keepLines/>
        <w:spacing w:before="60" w:after="30" w:line="264" w:lineRule="auto"/>
      </w:pPr>
      <w:r>
        <w:rPr>
          <w:rFonts w:ascii="Exo" w:hAnsi="Exo" w:cs="Exo"/>
          <w:b/>
          <w:color w:val="3C4147"/>
          <w:sz w:val="21"/>
          <w:szCs w:val="21"/>
        </w:rPr>
        <w:t>Contributions</w:t>
      </w:r>
    </w:p>
    <w:p w14:paraId="6D8FD03A" w14:textId="77777777" w:rsidR="00B93AFE" w:rsidRDefault="00F25E6F">
      <w:pPr>
        <w:spacing w:after="80" w:line="252" w:lineRule="auto"/>
      </w:pPr>
      <w:r>
        <w:rPr>
          <w:rFonts w:ascii="Aptos" w:hAnsi="Aptos" w:cs="Aptos"/>
          <w:color w:val="424242"/>
          <w:sz w:val="19"/>
          <w:szCs w:val="19"/>
        </w:rPr>
        <w:t>Withholding tax (10th) · HDMF (10–14) · PhilHealth (11–15) · SSS (25–end) · HMO</w:t>
      </w:r>
    </w:p>
    <w:p w14:paraId="6D8FD03B" w14:textId="77777777" w:rsidR="00B93AFE" w:rsidRDefault="00F25E6F">
      <w:pPr>
        <w:keepNext/>
        <w:keepLines/>
        <w:spacing w:before="60" w:after="30" w:line="264" w:lineRule="auto"/>
      </w:pPr>
      <w:r>
        <w:rPr>
          <w:rFonts w:ascii="Exo" w:hAnsi="Exo" w:cs="Exo"/>
          <w:b/>
          <w:color w:val="3C4147"/>
          <w:sz w:val="21"/>
          <w:szCs w:val="21"/>
        </w:rPr>
        <w:t>Tax</w:t>
      </w:r>
    </w:p>
    <w:p w14:paraId="6D8FD03C" w14:textId="19846E9A" w:rsidR="00B93AFE" w:rsidRDefault="00F25E6F">
      <w:pPr>
        <w:spacing w:after="80" w:line="252" w:lineRule="auto"/>
      </w:pPr>
      <w:del w:id="194" w:author="Margrace Gacang" w:date="2026-09-02T17:01:00Z" w16du:dateUtc="2026-09-02T09:01:00Z">
        <w:r w:rsidDel="006317D2">
          <w:rPr>
            <w:rFonts w:ascii="Aptos" w:hAnsi="Aptos" w:cs="Aptos"/>
            <w:color w:val="424242"/>
            <w:sz w:val="19"/>
            <w:szCs w:val="19"/>
          </w:rPr>
          <w:delText xml:space="preserve">Monthly VAT (20th) · </w:delText>
        </w:r>
      </w:del>
      <w:r>
        <w:rPr>
          <w:rFonts w:ascii="Aptos" w:hAnsi="Aptos" w:cs="Aptos"/>
          <w:color w:val="424242"/>
          <w:sz w:val="19"/>
          <w:szCs w:val="19"/>
        </w:rPr>
        <w:t>Quarterly VAT (25th) · Quarterly &amp; annual income tax</w:t>
      </w:r>
    </w:p>
    <w:p w14:paraId="6D8FD03D" w14:textId="77777777" w:rsidR="00B93AFE" w:rsidRDefault="00F25E6F">
      <w:pPr>
        <w:keepNext/>
        <w:keepLines/>
        <w:spacing w:before="60" w:after="30" w:line="264" w:lineRule="auto"/>
      </w:pPr>
      <w:r>
        <w:rPr>
          <w:rFonts w:ascii="Exo" w:hAnsi="Exo" w:cs="Exo"/>
          <w:b/>
          <w:color w:val="3C4147"/>
          <w:sz w:val="21"/>
          <w:szCs w:val="21"/>
        </w:rPr>
        <w:t>Annual</w:t>
      </w:r>
    </w:p>
    <w:p w14:paraId="6D8FD03E" w14:textId="77777777" w:rsidR="00B93AFE" w:rsidRDefault="00F25E6F">
      <w:pPr>
        <w:spacing w:after="80" w:line="252" w:lineRule="auto"/>
      </w:pPr>
      <w:r>
        <w:rPr>
          <w:rFonts w:ascii="Aptos" w:hAnsi="Aptos" w:cs="Aptos"/>
          <w:color w:val="424242"/>
          <w:sz w:val="19"/>
          <w:szCs w:val="19"/>
        </w:rPr>
        <w:t>Annual ITR &amp; audited FS · Business permit &amp; BIR reg. · GIS · insurance</w:t>
      </w:r>
    </w:p>
    <w:p w14:paraId="4E8D01AF" w14:textId="77777777" w:rsidR="00D0084A" w:rsidRDefault="00D0084A">
      <w:pPr>
        <w:spacing w:after="60" w:line="264" w:lineRule="auto"/>
        <w:rPr>
          <w:rFonts w:ascii="Aptos" w:hAnsi="Aptos" w:cs="Aptos"/>
          <w:b/>
          <w:caps/>
          <w:color w:val="FF0080"/>
          <w:spacing w:val="28"/>
          <w:sz w:val="15"/>
          <w:szCs w:val="15"/>
        </w:rPr>
      </w:pPr>
    </w:p>
    <w:p w14:paraId="3CFC41D5" w14:textId="77777777" w:rsidR="00B93AFE" w:rsidRDefault="00F25E6F">
      <w:pPr>
        <w:spacing w:after="60" w:line="264" w:lineRule="auto"/>
      </w:pPr>
      <w:r>
        <w:rPr>
          <w:rFonts w:ascii="Aptos" w:hAnsi="Aptos" w:cs="Aptos"/>
          <w:b/>
          <w:caps/>
          <w:color w:val="FF0080"/>
          <w:spacing w:val="28"/>
          <w:sz w:val="15"/>
          <w:szCs w:val="15"/>
        </w:rPr>
        <w:t>Part Five · Process maps</w:t>
      </w:r>
    </w:p>
    <w:p w14:paraId="6D8FD040" w14:textId="49938FB0" w:rsidR="00B93AFE" w:rsidRPr="00D0084A" w:rsidRDefault="00F25E6F" w:rsidP="00D0084A">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t xml:space="preserve">— </w:t>
      </w:r>
      <w:r w:rsidRPr="00D0084A">
        <w:rPr>
          <w:rFonts w:ascii="Exo" w:hAnsi="Exo" w:cs="Exo"/>
          <w:b/>
          <w:color w:val="000000" w:themeColor="text1"/>
          <w:sz w:val="30"/>
          <w:szCs w:val="30"/>
        </w:rPr>
        <w:t>5.4 · Philippine payroll</w:t>
      </w:r>
    </w:p>
    <w:p w14:paraId="6D8FD041" w14:textId="77777777" w:rsidR="00B93AFE" w:rsidRDefault="00F25E6F" w:rsidP="00D0084A">
      <w:pPr>
        <w:spacing w:before="120" w:after="120" w:line="276" w:lineRule="auto"/>
      </w:pPr>
      <w:r>
        <w:rPr>
          <w:rFonts w:ascii="Aptos" w:hAnsi="Aptos" w:cs="Aptos"/>
          <w:color w:val="6E6E6E"/>
          <w:sz w:val="21"/>
          <w:szCs w:val="21"/>
        </w:rPr>
        <w:t xml:space="preserve">The fortnightly run for </w:t>
      </w:r>
      <w:proofErr w:type="spellStart"/>
      <w:r>
        <w:rPr>
          <w:rFonts w:ascii="Aptos" w:hAnsi="Aptos" w:cs="Aptos"/>
          <w:color w:val="6E6E6E"/>
          <w:sz w:val="21"/>
          <w:szCs w:val="21"/>
        </w:rPr>
        <w:t>Brainsource</w:t>
      </w:r>
      <w:proofErr w:type="spellEnd"/>
      <w:r>
        <w:rPr>
          <w:rFonts w:ascii="Aptos" w:hAnsi="Aptos" w:cs="Aptos"/>
          <w:color w:val="6E6E6E"/>
          <w:sz w:val="21"/>
          <w:szCs w:val="21"/>
        </w:rPr>
        <w:t xml:space="preserve"> — built in the payroll workbook, finalised in Xero, paid through Wise, then remitted to the agencies. Preparer is not the approver.</w:t>
      </w:r>
    </w:p>
    <w:p w14:paraId="6D8FD042" w14:textId="77777777" w:rsidR="00B93AFE" w:rsidRDefault="00F25E6F" w:rsidP="00D0084A">
      <w:pPr>
        <w:spacing w:after="50" w:line="252" w:lineRule="auto"/>
        <w:ind w:left="360"/>
      </w:pPr>
      <w:r>
        <w:rPr>
          <w:rFonts w:ascii="Aptos" w:hAnsi="Aptos" w:cs="Aptos"/>
          <w:b/>
          <w:caps/>
          <w:color w:val="FF0080"/>
          <w:spacing w:val="16"/>
          <w:sz w:val="16"/>
          <w:szCs w:val="16"/>
        </w:rPr>
        <w:t xml:space="preserve">1 · </w:t>
      </w:r>
      <w:r>
        <w:rPr>
          <w:rFonts w:ascii="Exo" w:hAnsi="Exo" w:cs="Exo"/>
          <w:b/>
          <w:color w:val="3C4147"/>
          <w:sz w:val="19"/>
          <w:szCs w:val="19"/>
        </w:rPr>
        <w:t xml:space="preserve">Prepare — </w:t>
      </w:r>
      <w:r>
        <w:rPr>
          <w:rFonts w:ascii="Aptos" w:hAnsi="Aptos" w:cs="Aptos"/>
          <w:color w:val="424242"/>
          <w:sz w:val="19"/>
          <w:szCs w:val="19"/>
        </w:rPr>
        <w:t xml:space="preserve">Duplicate latest sheet; update from </w:t>
      </w:r>
      <w:proofErr w:type="spellStart"/>
      <w:r>
        <w:rPr>
          <w:rFonts w:ascii="Aptos" w:hAnsi="Aptos" w:cs="Aptos"/>
          <w:color w:val="424242"/>
          <w:sz w:val="19"/>
          <w:szCs w:val="19"/>
        </w:rPr>
        <w:t>Masterlist</w:t>
      </w:r>
      <w:proofErr w:type="spellEnd"/>
      <w:r>
        <w:rPr>
          <w:rFonts w:ascii="Aptos" w:hAnsi="Aptos" w:cs="Aptos"/>
          <w:color w:val="424242"/>
          <w:sz w:val="19"/>
          <w:szCs w:val="19"/>
        </w:rPr>
        <w:t>; extract leave from BambooHR.</w:t>
      </w:r>
    </w:p>
    <w:p w14:paraId="6D8FD043" w14:textId="77777777" w:rsidR="00B93AFE" w:rsidRDefault="00F25E6F" w:rsidP="00D0084A">
      <w:pPr>
        <w:spacing w:after="50" w:line="252" w:lineRule="auto"/>
        <w:ind w:left="360"/>
      </w:pPr>
      <w:r>
        <w:rPr>
          <w:rFonts w:ascii="Aptos" w:hAnsi="Aptos" w:cs="Aptos"/>
          <w:b/>
          <w:caps/>
          <w:color w:val="FF0080"/>
          <w:spacing w:val="16"/>
          <w:sz w:val="16"/>
          <w:szCs w:val="16"/>
        </w:rPr>
        <w:t xml:space="preserve">2 · </w:t>
      </w:r>
      <w:r>
        <w:rPr>
          <w:rFonts w:ascii="Exo" w:hAnsi="Exo" w:cs="Exo"/>
          <w:b/>
          <w:color w:val="3C4147"/>
          <w:sz w:val="19"/>
          <w:szCs w:val="19"/>
        </w:rPr>
        <w:t xml:space="preserve">Compute — </w:t>
      </w:r>
      <w:r>
        <w:rPr>
          <w:rFonts w:ascii="Aptos" w:hAnsi="Aptos" w:cs="Aptos"/>
          <w:color w:val="424242"/>
          <w:sz w:val="19"/>
          <w:szCs w:val="19"/>
        </w:rPr>
        <w:t>Plot leave &amp; holiday premiums (100%/30%); calculate gross, deductions, net.</w:t>
      </w:r>
    </w:p>
    <w:p w14:paraId="6D8FD044" w14:textId="77777777" w:rsidR="00B93AFE" w:rsidRDefault="00F25E6F" w:rsidP="00D0084A">
      <w:pPr>
        <w:spacing w:after="50" w:line="252" w:lineRule="auto"/>
        <w:ind w:left="360"/>
      </w:pPr>
      <w:r>
        <w:rPr>
          <w:rFonts w:ascii="Aptos" w:hAnsi="Aptos" w:cs="Aptos"/>
          <w:b/>
          <w:caps/>
          <w:color w:val="FF0080"/>
          <w:spacing w:val="16"/>
          <w:sz w:val="16"/>
          <w:szCs w:val="16"/>
        </w:rPr>
        <w:t xml:space="preserve">3 · </w:t>
      </w:r>
      <w:r>
        <w:rPr>
          <w:rFonts w:ascii="Exo" w:hAnsi="Exo" w:cs="Exo"/>
          <w:b/>
          <w:color w:val="3C4147"/>
          <w:sz w:val="19"/>
          <w:szCs w:val="19"/>
        </w:rPr>
        <w:t xml:space="preserve">Payslips &amp; approve — </w:t>
      </w:r>
      <w:r>
        <w:rPr>
          <w:rFonts w:ascii="Aptos" w:hAnsi="Aptos" w:cs="Aptos"/>
          <w:color w:val="424242"/>
          <w:sz w:val="19"/>
          <w:szCs w:val="19"/>
        </w:rPr>
        <w:t xml:space="preserve">Build </w:t>
      </w:r>
      <w:proofErr w:type="gramStart"/>
      <w:r>
        <w:rPr>
          <w:rFonts w:ascii="Aptos" w:hAnsi="Aptos" w:cs="Aptos"/>
          <w:color w:val="424242"/>
          <w:sz w:val="19"/>
          <w:szCs w:val="19"/>
        </w:rPr>
        <w:t>pay</w:t>
      </w:r>
      <w:proofErr w:type="gramEnd"/>
      <w:r>
        <w:rPr>
          <w:rFonts w:ascii="Aptos" w:hAnsi="Aptos" w:cs="Aptos"/>
          <w:color w:val="424242"/>
          <w:sz w:val="19"/>
          <w:szCs w:val="19"/>
        </w:rPr>
        <w:t xml:space="preserve"> run in Xero; GM approves; issue payslips.</w:t>
      </w:r>
    </w:p>
    <w:p w14:paraId="6D8FD045" w14:textId="77777777" w:rsidR="00B93AFE" w:rsidRDefault="00F25E6F" w:rsidP="00D0084A">
      <w:pPr>
        <w:spacing w:after="50" w:line="252" w:lineRule="auto"/>
        <w:ind w:left="360"/>
      </w:pPr>
      <w:r>
        <w:rPr>
          <w:rFonts w:ascii="Aptos" w:hAnsi="Aptos" w:cs="Aptos"/>
          <w:b/>
          <w:caps/>
          <w:color w:val="FF0080"/>
          <w:spacing w:val="16"/>
          <w:sz w:val="16"/>
          <w:szCs w:val="16"/>
        </w:rPr>
        <w:t xml:space="preserve">4 · </w:t>
      </w:r>
      <w:r>
        <w:rPr>
          <w:rFonts w:ascii="Exo" w:hAnsi="Exo" w:cs="Exo"/>
          <w:b/>
          <w:color w:val="3C4147"/>
          <w:sz w:val="19"/>
          <w:szCs w:val="19"/>
        </w:rPr>
        <w:t xml:space="preserve">Pay (Wise) — </w:t>
      </w:r>
      <w:r>
        <w:rPr>
          <w:rFonts w:ascii="Aptos" w:hAnsi="Aptos" w:cs="Aptos"/>
          <w:color w:val="424242"/>
          <w:sz w:val="19"/>
          <w:szCs w:val="19"/>
        </w:rPr>
        <w:t>Verify bank-detail changes; import recipients’ CSV; submit batch.</w:t>
      </w:r>
    </w:p>
    <w:p w14:paraId="6D8FD046" w14:textId="3A36A98F" w:rsidR="00B93AFE" w:rsidRDefault="00F25E6F" w:rsidP="00D0084A">
      <w:pPr>
        <w:spacing w:after="50" w:line="252" w:lineRule="auto"/>
        <w:ind w:left="360"/>
      </w:pPr>
      <w:r>
        <w:rPr>
          <w:rFonts w:ascii="Aptos" w:hAnsi="Aptos" w:cs="Aptos"/>
          <w:b/>
          <w:caps/>
          <w:color w:val="FF0080"/>
          <w:spacing w:val="16"/>
          <w:sz w:val="16"/>
          <w:szCs w:val="16"/>
        </w:rPr>
        <w:t xml:space="preserve">5 · </w:t>
      </w:r>
      <w:r>
        <w:rPr>
          <w:rFonts w:ascii="Exo" w:hAnsi="Exo" w:cs="Exo"/>
          <w:b/>
          <w:color w:val="3C4147"/>
          <w:sz w:val="19"/>
          <w:szCs w:val="19"/>
        </w:rPr>
        <w:t xml:space="preserve">Remit &amp; reconcile — </w:t>
      </w:r>
      <w:r>
        <w:rPr>
          <w:rFonts w:ascii="Aptos" w:hAnsi="Aptos" w:cs="Aptos"/>
          <w:color w:val="424242"/>
          <w:sz w:val="19"/>
          <w:szCs w:val="19"/>
        </w:rPr>
        <w:t>Remit SSS, PhilHealth, HDMF &amp; withholding tax; reconcile in Xero.</w:t>
      </w:r>
      <w:r w:rsidR="00D0084A">
        <w:rPr>
          <w:rFonts w:ascii="Aptos" w:hAnsi="Aptos" w:cs="Aptos"/>
          <w:color w:val="424242"/>
          <w:sz w:val="19"/>
          <w:szCs w:val="19"/>
        </w:rPr>
        <w:br/>
      </w: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D049"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D047" w14:textId="77777777" w:rsidR="00B93AFE" w:rsidRDefault="00F25E6F">
            <w:pPr>
              <w:spacing w:after="40" w:line="264" w:lineRule="auto"/>
            </w:pPr>
            <w:r>
              <w:rPr>
                <w:rFonts w:ascii="Aptos" w:hAnsi="Aptos" w:cs="Aptos"/>
                <w:b/>
                <w:caps/>
                <w:color w:val="96B3D2"/>
                <w:spacing w:val="20"/>
                <w:sz w:val="15"/>
                <w:szCs w:val="15"/>
              </w:rPr>
              <w:t>Cadence &amp; control</w:t>
            </w:r>
          </w:p>
          <w:p w14:paraId="6D8FD048" w14:textId="77777777" w:rsidR="00B93AFE" w:rsidRDefault="00F25E6F">
            <w:pPr>
              <w:spacing w:after="0" w:line="252" w:lineRule="auto"/>
            </w:pPr>
            <w:r>
              <w:rPr>
                <w:rFonts w:ascii="Aptos" w:hAnsi="Aptos" w:cs="Aptos"/>
                <w:color w:val="424242"/>
                <w:sz w:val="19"/>
                <w:szCs w:val="19"/>
              </w:rPr>
              <w:t>Fortnightly on Wednesdays. PH regular-holiday premium 100%, special non-working 30% (ordinary days unless also a WA holiday). Preparer ≠ approver; bank-detail changes verified; payroll data strictly confidential.</w:t>
            </w:r>
          </w:p>
        </w:tc>
      </w:tr>
    </w:tbl>
    <w:p w14:paraId="353A3A27" w14:textId="77777777" w:rsidR="00B93AFE" w:rsidRDefault="00B93AFE">
      <w:pPr>
        <w:spacing w:after="60" w:line="264" w:lineRule="auto"/>
      </w:pPr>
    </w:p>
    <w:p w14:paraId="0D4A34F1" w14:textId="77777777" w:rsidR="00B93AFE" w:rsidRDefault="00F25E6F">
      <w:pPr>
        <w:spacing w:after="60" w:line="264" w:lineRule="auto"/>
      </w:pPr>
      <w:r>
        <w:rPr>
          <w:rFonts w:ascii="Aptos" w:hAnsi="Aptos" w:cs="Aptos"/>
          <w:b/>
          <w:caps/>
          <w:color w:val="FF0080"/>
          <w:spacing w:val="28"/>
          <w:sz w:val="15"/>
          <w:szCs w:val="15"/>
        </w:rPr>
        <w:t>Part Five · Process maps</w:t>
      </w:r>
    </w:p>
    <w:p w14:paraId="6D8FD04C" w14:textId="0AAF9740" w:rsidR="00B93AFE" w:rsidRPr="00D0084A" w:rsidRDefault="00F25E6F" w:rsidP="00D0084A">
      <w:pPr>
        <w:pBdr>
          <w:bottom w:val="single" w:sz="12" w:space="1" w:color="auto"/>
        </w:pBdr>
        <w:spacing w:before="120" w:after="120" w:line="264" w:lineRule="auto"/>
        <w:rPr>
          <w:rFonts w:ascii="Exo" w:hAnsi="Exo" w:cs="Exo"/>
          <w:b/>
          <w:color w:val="000000" w:themeColor="text1"/>
          <w:sz w:val="30"/>
          <w:szCs w:val="30"/>
        </w:rPr>
      </w:pPr>
      <w:r>
        <w:rPr>
          <w:rFonts w:ascii="Exo" w:hAnsi="Exo" w:cs="Exo"/>
          <w:b/>
          <w:color w:val="FF0080"/>
          <w:sz w:val="30"/>
          <w:szCs w:val="30"/>
        </w:rPr>
        <w:lastRenderedPageBreak/>
        <w:t xml:space="preserve">— </w:t>
      </w:r>
      <w:r w:rsidRPr="00D0084A">
        <w:rPr>
          <w:rFonts w:ascii="Exo" w:hAnsi="Exo" w:cs="Exo"/>
          <w:b/>
          <w:color w:val="000000" w:themeColor="text1"/>
          <w:sz w:val="30"/>
          <w:szCs w:val="30"/>
        </w:rPr>
        <w:t>5.5–5.7 · Monthly Gantts</w:t>
      </w:r>
    </w:p>
    <w:p w14:paraId="6D8FD04D" w14:textId="77777777" w:rsidR="00B93AFE" w:rsidRDefault="00F25E6F">
      <w:pPr>
        <w:spacing w:after="130" w:line="276" w:lineRule="auto"/>
      </w:pPr>
      <w:r>
        <w:rPr>
          <w:rFonts w:ascii="Aptos" w:hAnsi="Aptos" w:cs="Aptos"/>
          <w:color w:val="6E6E6E"/>
          <w:sz w:val="21"/>
          <w:szCs w:val="21"/>
        </w:rPr>
        <w:t>The recurring finance tasks across the month for each entity, by day. Windows are indicative — confirm against 1.9 and 4.3. Superannuation is paid with each pay run.</w:t>
      </w:r>
    </w:p>
    <w:p w14:paraId="6D8FD04E" w14:textId="77777777" w:rsidR="00B93AFE" w:rsidRDefault="00F25E6F">
      <w:pPr>
        <w:keepNext/>
        <w:keepLines/>
        <w:spacing w:before="140" w:after="60" w:line="264" w:lineRule="auto"/>
      </w:pPr>
      <w:r>
        <w:rPr>
          <w:rFonts w:ascii="Exo" w:hAnsi="Exo" w:cs="Exo"/>
          <w:b/>
          <w:color w:val="3C4147"/>
          <w:sz w:val="23"/>
          <w:szCs w:val="23"/>
        </w:rPr>
        <w:t>Brainbox &amp; Blue Zoo (AU) — monthly</w:t>
      </w:r>
    </w:p>
    <w:tbl>
      <w:tblPr>
        <w:tblW w:w="9638" w:type="dxa"/>
        <w:tblInd w:w="100" w:type="dxa"/>
        <w:tblLayout w:type="fixed"/>
        <w:tblCellMar>
          <w:left w:w="10" w:type="dxa"/>
          <w:right w:w="10" w:type="dxa"/>
        </w:tblCellMar>
        <w:tblLook w:val="04A0" w:firstRow="1" w:lastRow="0" w:firstColumn="1" w:lastColumn="0" w:noHBand="0" w:noVBand="1"/>
      </w:tblPr>
      <w:tblGrid>
        <w:gridCol w:w="7132"/>
        <w:gridCol w:w="2506"/>
      </w:tblGrid>
      <w:tr w:rsidR="00B93AFE" w14:paraId="6D8FD051" w14:textId="77777777">
        <w:trPr>
          <w:cantSplit/>
          <w:tblHeader/>
        </w:trPr>
        <w:tc>
          <w:tcPr>
            <w:tcW w:w="7132" w:type="dxa"/>
            <w:tcBorders>
              <w:bottom w:val="single" w:sz="8" w:space="0" w:color="8C8C8C"/>
            </w:tcBorders>
            <w:shd w:val="clear" w:color="auto" w:fill="EEF0F2"/>
            <w:tcMar>
              <w:top w:w="80" w:type="dxa"/>
              <w:left w:w="100" w:type="dxa"/>
              <w:bottom w:w="80" w:type="dxa"/>
              <w:right w:w="100" w:type="dxa"/>
            </w:tcMar>
          </w:tcPr>
          <w:p w14:paraId="6D8FD04F" w14:textId="77777777" w:rsidR="00B93AFE" w:rsidRDefault="00F25E6F">
            <w:pPr>
              <w:spacing w:after="0" w:line="264" w:lineRule="auto"/>
            </w:pPr>
            <w:r>
              <w:rPr>
                <w:rFonts w:ascii="Exo" w:hAnsi="Exo" w:cs="Exo"/>
                <w:b/>
                <w:color w:val="3C4147"/>
                <w:sz w:val="17"/>
                <w:szCs w:val="17"/>
              </w:rPr>
              <w:t>Task</w:t>
            </w:r>
          </w:p>
        </w:tc>
        <w:tc>
          <w:tcPr>
            <w:tcW w:w="2506" w:type="dxa"/>
            <w:tcBorders>
              <w:bottom w:val="single" w:sz="8" w:space="0" w:color="8C8C8C"/>
            </w:tcBorders>
            <w:shd w:val="clear" w:color="auto" w:fill="EEF0F2"/>
            <w:tcMar>
              <w:top w:w="80" w:type="dxa"/>
              <w:left w:w="100" w:type="dxa"/>
              <w:bottom w:w="80" w:type="dxa"/>
              <w:right w:w="100" w:type="dxa"/>
            </w:tcMar>
          </w:tcPr>
          <w:p w14:paraId="6D8FD050" w14:textId="77777777" w:rsidR="00B93AFE" w:rsidRDefault="00F25E6F">
            <w:pPr>
              <w:spacing w:after="0" w:line="264" w:lineRule="auto"/>
            </w:pPr>
            <w:r>
              <w:rPr>
                <w:rFonts w:ascii="Exo" w:hAnsi="Exo" w:cs="Exo"/>
                <w:b/>
                <w:color w:val="3C4147"/>
                <w:sz w:val="17"/>
                <w:szCs w:val="17"/>
              </w:rPr>
              <w:t>Window (day of month)</w:t>
            </w:r>
          </w:p>
        </w:tc>
      </w:tr>
      <w:tr w:rsidR="00B93AFE" w14:paraId="6D8FD054" w14:textId="77777777">
        <w:trPr>
          <w:cantSplit/>
        </w:trPr>
        <w:tc>
          <w:tcPr>
            <w:tcW w:w="7132" w:type="dxa"/>
            <w:tcBorders>
              <w:bottom w:val="single" w:sz="4" w:space="0" w:color="D2D6DA"/>
            </w:tcBorders>
            <w:tcMar>
              <w:top w:w="80" w:type="dxa"/>
              <w:left w:w="100" w:type="dxa"/>
              <w:bottom w:w="80" w:type="dxa"/>
              <w:right w:w="100" w:type="dxa"/>
            </w:tcMar>
          </w:tcPr>
          <w:p w14:paraId="6D8FD052" w14:textId="77777777" w:rsidR="00B93AFE" w:rsidRDefault="00F25E6F">
            <w:pPr>
              <w:spacing w:after="0" w:line="252" w:lineRule="auto"/>
            </w:pPr>
            <w:r>
              <w:rPr>
                <w:rFonts w:ascii="Aptos" w:hAnsi="Aptos" w:cs="Aptos"/>
                <w:color w:val="424242"/>
                <w:sz w:val="19"/>
                <w:szCs w:val="19"/>
              </w:rPr>
              <w:t>Update cash flow (weekly)</w:t>
            </w:r>
          </w:p>
        </w:tc>
        <w:tc>
          <w:tcPr>
            <w:tcW w:w="2506" w:type="dxa"/>
            <w:tcBorders>
              <w:bottom w:val="single" w:sz="4" w:space="0" w:color="D2D6DA"/>
            </w:tcBorders>
            <w:tcMar>
              <w:top w:w="80" w:type="dxa"/>
              <w:left w:w="100" w:type="dxa"/>
              <w:bottom w:w="80" w:type="dxa"/>
              <w:right w:w="100" w:type="dxa"/>
            </w:tcMar>
          </w:tcPr>
          <w:p w14:paraId="6D8FD053" w14:textId="77777777" w:rsidR="00B93AFE" w:rsidRDefault="00F25E6F">
            <w:pPr>
              <w:spacing w:after="0" w:line="252" w:lineRule="auto"/>
            </w:pPr>
            <w:r>
              <w:rPr>
                <w:rFonts w:ascii="Aptos" w:hAnsi="Aptos" w:cs="Aptos"/>
                <w:color w:val="424242"/>
                <w:sz w:val="19"/>
                <w:szCs w:val="19"/>
              </w:rPr>
              <w:t>Weekly</w:t>
            </w:r>
          </w:p>
        </w:tc>
      </w:tr>
      <w:tr w:rsidR="00B93AFE" w14:paraId="6D8FD057" w14:textId="77777777">
        <w:trPr>
          <w:cantSplit/>
        </w:trPr>
        <w:tc>
          <w:tcPr>
            <w:tcW w:w="7132" w:type="dxa"/>
            <w:tcBorders>
              <w:bottom w:val="single" w:sz="4" w:space="0" w:color="D2D6DA"/>
            </w:tcBorders>
            <w:shd w:val="clear" w:color="auto" w:fill="FAFAFB"/>
            <w:tcMar>
              <w:top w:w="80" w:type="dxa"/>
              <w:left w:w="100" w:type="dxa"/>
              <w:bottom w:w="80" w:type="dxa"/>
              <w:right w:w="100" w:type="dxa"/>
            </w:tcMar>
          </w:tcPr>
          <w:p w14:paraId="6D8FD055" w14:textId="77777777" w:rsidR="00B93AFE" w:rsidRDefault="00F25E6F">
            <w:pPr>
              <w:spacing w:after="0" w:line="252" w:lineRule="auto"/>
            </w:pPr>
            <w:r>
              <w:rPr>
                <w:rFonts w:ascii="Aptos" w:hAnsi="Aptos" w:cs="Aptos"/>
                <w:color w:val="424242"/>
                <w:sz w:val="19"/>
                <w:szCs w:val="19"/>
              </w:rPr>
              <w:t>Download &amp; file bank statements</w:t>
            </w:r>
          </w:p>
        </w:tc>
        <w:tc>
          <w:tcPr>
            <w:tcW w:w="2506" w:type="dxa"/>
            <w:tcBorders>
              <w:bottom w:val="single" w:sz="4" w:space="0" w:color="D2D6DA"/>
            </w:tcBorders>
            <w:shd w:val="clear" w:color="auto" w:fill="FAFAFB"/>
            <w:tcMar>
              <w:top w:w="80" w:type="dxa"/>
              <w:left w:w="100" w:type="dxa"/>
              <w:bottom w:w="80" w:type="dxa"/>
              <w:right w:w="100" w:type="dxa"/>
            </w:tcMar>
          </w:tcPr>
          <w:p w14:paraId="6D8FD056" w14:textId="77777777" w:rsidR="00B93AFE" w:rsidRDefault="00F25E6F">
            <w:pPr>
              <w:spacing w:after="0" w:line="252" w:lineRule="auto"/>
            </w:pPr>
            <w:r>
              <w:rPr>
                <w:rFonts w:ascii="Aptos" w:hAnsi="Aptos" w:cs="Aptos"/>
                <w:color w:val="424242"/>
                <w:sz w:val="19"/>
                <w:szCs w:val="19"/>
              </w:rPr>
              <w:t>1–5</w:t>
            </w:r>
          </w:p>
        </w:tc>
      </w:tr>
      <w:tr w:rsidR="00B93AFE" w14:paraId="6D8FD05A" w14:textId="77777777">
        <w:trPr>
          <w:cantSplit/>
        </w:trPr>
        <w:tc>
          <w:tcPr>
            <w:tcW w:w="7132" w:type="dxa"/>
            <w:tcBorders>
              <w:bottom w:val="single" w:sz="4" w:space="0" w:color="D2D6DA"/>
            </w:tcBorders>
            <w:tcMar>
              <w:top w:w="80" w:type="dxa"/>
              <w:left w:w="100" w:type="dxa"/>
              <w:bottom w:w="80" w:type="dxa"/>
              <w:right w:w="100" w:type="dxa"/>
            </w:tcMar>
          </w:tcPr>
          <w:p w14:paraId="6D8FD058" w14:textId="77777777" w:rsidR="00B93AFE" w:rsidRDefault="00F25E6F">
            <w:pPr>
              <w:spacing w:after="0" w:line="252" w:lineRule="auto"/>
            </w:pPr>
            <w:r>
              <w:rPr>
                <w:rFonts w:ascii="Aptos" w:hAnsi="Aptos" w:cs="Aptos"/>
                <w:color w:val="424242"/>
                <w:sz w:val="19"/>
                <w:szCs w:val="19"/>
              </w:rPr>
              <w:t>Reconcile prior-month transactions</w:t>
            </w:r>
          </w:p>
        </w:tc>
        <w:tc>
          <w:tcPr>
            <w:tcW w:w="2506" w:type="dxa"/>
            <w:tcBorders>
              <w:bottom w:val="single" w:sz="4" w:space="0" w:color="D2D6DA"/>
            </w:tcBorders>
            <w:tcMar>
              <w:top w:w="80" w:type="dxa"/>
              <w:left w:w="100" w:type="dxa"/>
              <w:bottom w:w="80" w:type="dxa"/>
              <w:right w:w="100" w:type="dxa"/>
            </w:tcMar>
          </w:tcPr>
          <w:p w14:paraId="6D8FD059" w14:textId="77777777" w:rsidR="00B93AFE" w:rsidRDefault="00F25E6F">
            <w:pPr>
              <w:spacing w:after="0" w:line="252" w:lineRule="auto"/>
            </w:pPr>
            <w:r>
              <w:rPr>
                <w:rFonts w:ascii="Aptos" w:hAnsi="Aptos" w:cs="Aptos"/>
                <w:color w:val="424242"/>
                <w:sz w:val="19"/>
                <w:szCs w:val="19"/>
              </w:rPr>
              <w:t>1–10</w:t>
            </w:r>
          </w:p>
        </w:tc>
      </w:tr>
      <w:tr w:rsidR="00B93AFE" w14:paraId="6D8FD05D" w14:textId="77777777">
        <w:trPr>
          <w:cantSplit/>
        </w:trPr>
        <w:tc>
          <w:tcPr>
            <w:tcW w:w="7132" w:type="dxa"/>
            <w:tcBorders>
              <w:bottom w:val="single" w:sz="4" w:space="0" w:color="D2D6DA"/>
            </w:tcBorders>
            <w:shd w:val="clear" w:color="auto" w:fill="FAFAFB"/>
            <w:tcMar>
              <w:top w:w="80" w:type="dxa"/>
              <w:left w:w="100" w:type="dxa"/>
              <w:bottom w:w="80" w:type="dxa"/>
              <w:right w:w="100" w:type="dxa"/>
            </w:tcMar>
          </w:tcPr>
          <w:p w14:paraId="6D8FD05B" w14:textId="77777777" w:rsidR="00B93AFE" w:rsidRDefault="00F25E6F">
            <w:pPr>
              <w:spacing w:after="0" w:line="252" w:lineRule="auto"/>
            </w:pPr>
            <w:r>
              <w:rPr>
                <w:rFonts w:ascii="Aptos" w:hAnsi="Aptos" w:cs="Aptos"/>
                <w:color w:val="424242"/>
                <w:sz w:val="19"/>
                <w:szCs w:val="19"/>
              </w:rPr>
              <w:t xml:space="preserve">Calculate Future Fund transfers &amp; transfer to </w:t>
            </w:r>
            <w:proofErr w:type="spellStart"/>
            <w:r>
              <w:rPr>
                <w:rFonts w:ascii="Aptos" w:hAnsi="Aptos" w:cs="Aptos"/>
                <w:color w:val="424242"/>
                <w:sz w:val="19"/>
                <w:szCs w:val="19"/>
              </w:rPr>
              <w:t>InvestSmart</w:t>
            </w:r>
            <w:proofErr w:type="spellEnd"/>
          </w:p>
        </w:tc>
        <w:tc>
          <w:tcPr>
            <w:tcW w:w="2506" w:type="dxa"/>
            <w:tcBorders>
              <w:bottom w:val="single" w:sz="4" w:space="0" w:color="D2D6DA"/>
            </w:tcBorders>
            <w:shd w:val="clear" w:color="auto" w:fill="FAFAFB"/>
            <w:tcMar>
              <w:top w:w="80" w:type="dxa"/>
              <w:left w:w="100" w:type="dxa"/>
              <w:bottom w:w="80" w:type="dxa"/>
              <w:right w:w="100" w:type="dxa"/>
            </w:tcMar>
          </w:tcPr>
          <w:p w14:paraId="6D8FD05C" w14:textId="77777777" w:rsidR="00B93AFE" w:rsidRDefault="00F25E6F">
            <w:pPr>
              <w:spacing w:after="0" w:line="252" w:lineRule="auto"/>
            </w:pPr>
            <w:r>
              <w:rPr>
                <w:rFonts w:ascii="Aptos" w:hAnsi="Aptos" w:cs="Aptos"/>
                <w:color w:val="424242"/>
                <w:sz w:val="19"/>
                <w:szCs w:val="19"/>
              </w:rPr>
              <w:t>10–15</w:t>
            </w:r>
          </w:p>
        </w:tc>
      </w:tr>
      <w:tr w:rsidR="00B93AFE" w14:paraId="6D8FD060" w14:textId="77777777">
        <w:trPr>
          <w:cantSplit/>
        </w:trPr>
        <w:tc>
          <w:tcPr>
            <w:tcW w:w="7132" w:type="dxa"/>
            <w:tcBorders>
              <w:bottom w:val="single" w:sz="4" w:space="0" w:color="D2D6DA"/>
            </w:tcBorders>
            <w:tcMar>
              <w:top w:w="80" w:type="dxa"/>
              <w:left w:w="100" w:type="dxa"/>
              <w:bottom w:w="80" w:type="dxa"/>
              <w:right w:w="100" w:type="dxa"/>
            </w:tcMar>
          </w:tcPr>
          <w:p w14:paraId="6D8FD05E" w14:textId="77777777" w:rsidR="00B93AFE" w:rsidRDefault="00F25E6F">
            <w:pPr>
              <w:spacing w:after="0" w:line="252" w:lineRule="auto"/>
            </w:pPr>
            <w:r>
              <w:rPr>
                <w:rFonts w:ascii="Aptos" w:hAnsi="Aptos" w:cs="Aptos"/>
                <w:color w:val="424242"/>
                <w:sz w:val="19"/>
                <w:szCs w:val="19"/>
              </w:rPr>
              <w:t>Payroll #1–#3 processing &amp; pay runs (mid &amp; end month)</w:t>
            </w:r>
          </w:p>
        </w:tc>
        <w:tc>
          <w:tcPr>
            <w:tcW w:w="2506" w:type="dxa"/>
            <w:tcBorders>
              <w:bottom w:val="single" w:sz="4" w:space="0" w:color="D2D6DA"/>
            </w:tcBorders>
            <w:tcMar>
              <w:top w:w="80" w:type="dxa"/>
              <w:left w:w="100" w:type="dxa"/>
              <w:bottom w:w="80" w:type="dxa"/>
              <w:right w:w="100" w:type="dxa"/>
            </w:tcMar>
          </w:tcPr>
          <w:p w14:paraId="6D8FD05F" w14:textId="77777777" w:rsidR="00B93AFE" w:rsidRDefault="00F25E6F">
            <w:pPr>
              <w:spacing w:after="0" w:line="252" w:lineRule="auto"/>
            </w:pPr>
            <w:r>
              <w:rPr>
                <w:rFonts w:ascii="Aptos" w:hAnsi="Aptos" w:cs="Aptos"/>
                <w:color w:val="424242"/>
                <w:sz w:val="19"/>
                <w:szCs w:val="19"/>
              </w:rPr>
              <w:t>Fortnightly</w:t>
            </w:r>
          </w:p>
        </w:tc>
      </w:tr>
      <w:tr w:rsidR="00B93AFE" w14:paraId="6D8FD063" w14:textId="77777777">
        <w:trPr>
          <w:cantSplit/>
        </w:trPr>
        <w:tc>
          <w:tcPr>
            <w:tcW w:w="7132" w:type="dxa"/>
            <w:tcBorders>
              <w:bottom w:val="single" w:sz="4" w:space="0" w:color="D2D6DA"/>
            </w:tcBorders>
            <w:shd w:val="clear" w:color="auto" w:fill="FAFAFB"/>
            <w:tcMar>
              <w:top w:w="80" w:type="dxa"/>
              <w:left w:w="100" w:type="dxa"/>
              <w:bottom w:w="80" w:type="dxa"/>
              <w:right w:w="100" w:type="dxa"/>
            </w:tcMar>
          </w:tcPr>
          <w:p w14:paraId="6D8FD061" w14:textId="77777777" w:rsidR="00B93AFE" w:rsidRDefault="00F25E6F">
            <w:pPr>
              <w:spacing w:after="0" w:line="252" w:lineRule="auto"/>
            </w:pPr>
            <w:r>
              <w:rPr>
                <w:rFonts w:ascii="Aptos" w:hAnsi="Aptos" w:cs="Aptos"/>
                <w:color w:val="424242"/>
                <w:sz w:val="19"/>
                <w:szCs w:val="19"/>
              </w:rPr>
              <w:t>Review renewing subscriptions</w:t>
            </w:r>
          </w:p>
        </w:tc>
        <w:tc>
          <w:tcPr>
            <w:tcW w:w="2506" w:type="dxa"/>
            <w:tcBorders>
              <w:bottom w:val="single" w:sz="4" w:space="0" w:color="D2D6DA"/>
            </w:tcBorders>
            <w:shd w:val="clear" w:color="auto" w:fill="FAFAFB"/>
            <w:tcMar>
              <w:top w:w="80" w:type="dxa"/>
              <w:left w:w="100" w:type="dxa"/>
              <w:bottom w:w="80" w:type="dxa"/>
              <w:right w:w="100" w:type="dxa"/>
            </w:tcMar>
          </w:tcPr>
          <w:p w14:paraId="6D8FD062" w14:textId="77777777" w:rsidR="00B93AFE" w:rsidRDefault="00F25E6F">
            <w:pPr>
              <w:spacing w:after="0" w:line="252" w:lineRule="auto"/>
            </w:pPr>
            <w:r>
              <w:rPr>
                <w:rFonts w:ascii="Aptos" w:hAnsi="Aptos" w:cs="Aptos"/>
                <w:color w:val="424242"/>
                <w:sz w:val="19"/>
                <w:szCs w:val="19"/>
              </w:rPr>
              <w:t>15–20</w:t>
            </w:r>
          </w:p>
        </w:tc>
      </w:tr>
      <w:tr w:rsidR="00B93AFE" w14:paraId="6D8FD066" w14:textId="77777777">
        <w:trPr>
          <w:cantSplit/>
        </w:trPr>
        <w:tc>
          <w:tcPr>
            <w:tcW w:w="7132" w:type="dxa"/>
            <w:tcBorders>
              <w:bottom w:val="single" w:sz="4" w:space="0" w:color="D2D6DA"/>
            </w:tcBorders>
            <w:tcMar>
              <w:top w:w="80" w:type="dxa"/>
              <w:left w:w="100" w:type="dxa"/>
              <w:bottom w:w="80" w:type="dxa"/>
              <w:right w:w="100" w:type="dxa"/>
            </w:tcMar>
          </w:tcPr>
          <w:p w14:paraId="6D8FD064" w14:textId="77777777" w:rsidR="00B93AFE" w:rsidRDefault="00F25E6F">
            <w:pPr>
              <w:spacing w:after="0" w:line="252" w:lineRule="auto"/>
            </w:pPr>
            <w:r>
              <w:rPr>
                <w:rFonts w:ascii="Aptos" w:hAnsi="Aptos" w:cs="Aptos"/>
                <w:color w:val="424242"/>
                <w:sz w:val="19"/>
                <w:szCs w:val="19"/>
              </w:rPr>
              <w:t>BAS (GST &amp; PAYG-W)</w:t>
            </w:r>
          </w:p>
        </w:tc>
        <w:tc>
          <w:tcPr>
            <w:tcW w:w="2506" w:type="dxa"/>
            <w:tcBorders>
              <w:bottom w:val="single" w:sz="4" w:space="0" w:color="D2D6DA"/>
            </w:tcBorders>
            <w:tcMar>
              <w:top w:w="80" w:type="dxa"/>
              <w:left w:w="100" w:type="dxa"/>
              <w:bottom w:w="80" w:type="dxa"/>
              <w:right w:w="100" w:type="dxa"/>
            </w:tcMar>
          </w:tcPr>
          <w:p w14:paraId="6D8FD065" w14:textId="77777777" w:rsidR="00B93AFE" w:rsidRDefault="00F25E6F">
            <w:pPr>
              <w:spacing w:after="0" w:line="252" w:lineRule="auto"/>
            </w:pPr>
            <w:r>
              <w:rPr>
                <w:rFonts w:ascii="Aptos" w:hAnsi="Aptos" w:cs="Aptos"/>
                <w:color w:val="424242"/>
                <w:sz w:val="19"/>
                <w:szCs w:val="19"/>
              </w:rPr>
              <w:t>21–28</w:t>
            </w:r>
          </w:p>
        </w:tc>
      </w:tr>
      <w:tr w:rsidR="00B93AFE" w14:paraId="6D8FD069" w14:textId="77777777">
        <w:trPr>
          <w:cantSplit/>
        </w:trPr>
        <w:tc>
          <w:tcPr>
            <w:tcW w:w="7132" w:type="dxa"/>
            <w:tcBorders>
              <w:bottom w:val="single" w:sz="4" w:space="0" w:color="D2D6DA"/>
            </w:tcBorders>
            <w:shd w:val="clear" w:color="auto" w:fill="FAFAFB"/>
            <w:tcMar>
              <w:top w:w="80" w:type="dxa"/>
              <w:left w:w="100" w:type="dxa"/>
              <w:bottom w:w="80" w:type="dxa"/>
              <w:right w:w="100" w:type="dxa"/>
            </w:tcMar>
          </w:tcPr>
          <w:p w14:paraId="6D8FD067" w14:textId="77777777" w:rsidR="00B93AFE" w:rsidRDefault="00F25E6F">
            <w:pPr>
              <w:spacing w:after="0" w:line="252" w:lineRule="auto"/>
            </w:pPr>
            <w:r>
              <w:rPr>
                <w:rFonts w:ascii="Aptos" w:hAnsi="Aptos" w:cs="Aptos"/>
                <w:color w:val="424242"/>
                <w:sz w:val="19"/>
                <w:szCs w:val="19"/>
              </w:rPr>
              <w:t>Review &amp; update asset register</w:t>
            </w:r>
          </w:p>
        </w:tc>
        <w:tc>
          <w:tcPr>
            <w:tcW w:w="2506" w:type="dxa"/>
            <w:tcBorders>
              <w:bottom w:val="single" w:sz="4" w:space="0" w:color="D2D6DA"/>
            </w:tcBorders>
            <w:shd w:val="clear" w:color="auto" w:fill="FAFAFB"/>
            <w:tcMar>
              <w:top w:w="80" w:type="dxa"/>
              <w:left w:w="100" w:type="dxa"/>
              <w:bottom w:w="80" w:type="dxa"/>
              <w:right w:w="100" w:type="dxa"/>
            </w:tcMar>
          </w:tcPr>
          <w:p w14:paraId="6D8FD068" w14:textId="77777777" w:rsidR="00B93AFE" w:rsidRDefault="00F25E6F">
            <w:pPr>
              <w:spacing w:after="0" w:line="252" w:lineRule="auto"/>
            </w:pPr>
            <w:r>
              <w:rPr>
                <w:rFonts w:ascii="Aptos" w:hAnsi="Aptos" w:cs="Aptos"/>
                <w:color w:val="424242"/>
                <w:sz w:val="19"/>
                <w:szCs w:val="19"/>
              </w:rPr>
              <w:t>20–25</w:t>
            </w:r>
          </w:p>
        </w:tc>
      </w:tr>
      <w:tr w:rsidR="00B93AFE" w14:paraId="6D8FD06C" w14:textId="77777777">
        <w:trPr>
          <w:cantSplit/>
        </w:trPr>
        <w:tc>
          <w:tcPr>
            <w:tcW w:w="7132" w:type="dxa"/>
            <w:tcBorders>
              <w:bottom w:val="single" w:sz="4" w:space="0" w:color="D2D6DA"/>
            </w:tcBorders>
            <w:tcMar>
              <w:top w:w="80" w:type="dxa"/>
              <w:left w:w="100" w:type="dxa"/>
              <w:bottom w:w="80" w:type="dxa"/>
              <w:right w:w="100" w:type="dxa"/>
            </w:tcMar>
          </w:tcPr>
          <w:p w14:paraId="6D8FD06A" w14:textId="77777777" w:rsidR="00B93AFE" w:rsidRDefault="00F25E6F">
            <w:pPr>
              <w:spacing w:after="0" w:line="252" w:lineRule="auto"/>
            </w:pPr>
            <w:r>
              <w:rPr>
                <w:rFonts w:ascii="Aptos" w:hAnsi="Aptos" w:cs="Aptos"/>
                <w:color w:val="424242"/>
                <w:sz w:val="19"/>
                <w:szCs w:val="19"/>
              </w:rPr>
              <w:t>End-month Compliance Report &amp; budget-departure report</w:t>
            </w:r>
          </w:p>
        </w:tc>
        <w:tc>
          <w:tcPr>
            <w:tcW w:w="2506" w:type="dxa"/>
            <w:tcBorders>
              <w:bottom w:val="single" w:sz="4" w:space="0" w:color="D2D6DA"/>
            </w:tcBorders>
            <w:tcMar>
              <w:top w:w="80" w:type="dxa"/>
              <w:left w:w="100" w:type="dxa"/>
              <w:bottom w:w="80" w:type="dxa"/>
              <w:right w:w="100" w:type="dxa"/>
            </w:tcMar>
          </w:tcPr>
          <w:p w14:paraId="6D8FD06B" w14:textId="77777777" w:rsidR="00B93AFE" w:rsidRDefault="00F25E6F">
            <w:pPr>
              <w:spacing w:after="0" w:line="252" w:lineRule="auto"/>
            </w:pPr>
            <w:r>
              <w:rPr>
                <w:rFonts w:ascii="Aptos" w:hAnsi="Aptos" w:cs="Aptos"/>
                <w:color w:val="424242"/>
                <w:sz w:val="19"/>
                <w:szCs w:val="19"/>
              </w:rPr>
              <w:t>28–30</w:t>
            </w:r>
          </w:p>
        </w:tc>
      </w:tr>
    </w:tbl>
    <w:p w14:paraId="6D8FD06D" w14:textId="77777777" w:rsidR="00B93AFE" w:rsidRDefault="00B93AFE">
      <w:pPr>
        <w:spacing w:after="200" w:line="264" w:lineRule="auto"/>
      </w:pPr>
    </w:p>
    <w:p w14:paraId="6D8FD06E" w14:textId="77777777" w:rsidR="00B93AFE" w:rsidRDefault="00F25E6F">
      <w:pPr>
        <w:keepNext/>
        <w:keepLines/>
        <w:spacing w:before="140" w:after="60" w:line="264" w:lineRule="auto"/>
      </w:pPr>
      <w:proofErr w:type="spellStart"/>
      <w:r>
        <w:rPr>
          <w:rFonts w:ascii="Exo" w:hAnsi="Exo" w:cs="Exo"/>
          <w:b/>
          <w:color w:val="3C4147"/>
          <w:sz w:val="23"/>
          <w:szCs w:val="23"/>
        </w:rPr>
        <w:t>Brainsource</w:t>
      </w:r>
      <w:proofErr w:type="spellEnd"/>
      <w:r>
        <w:rPr>
          <w:rFonts w:ascii="Exo" w:hAnsi="Exo" w:cs="Exo"/>
          <w:b/>
          <w:color w:val="3C4147"/>
          <w:sz w:val="23"/>
          <w:szCs w:val="23"/>
        </w:rPr>
        <w:t xml:space="preserve"> (PH) — monthly</w:t>
      </w:r>
    </w:p>
    <w:tbl>
      <w:tblPr>
        <w:tblW w:w="9638" w:type="dxa"/>
        <w:tblInd w:w="100" w:type="dxa"/>
        <w:tblLayout w:type="fixed"/>
        <w:tblCellMar>
          <w:left w:w="10" w:type="dxa"/>
          <w:right w:w="10" w:type="dxa"/>
        </w:tblCellMar>
        <w:tblLook w:val="04A0" w:firstRow="1" w:lastRow="0" w:firstColumn="1" w:lastColumn="0" w:noHBand="0" w:noVBand="1"/>
      </w:tblPr>
      <w:tblGrid>
        <w:gridCol w:w="7132"/>
        <w:gridCol w:w="2506"/>
        <w:tblGridChange w:id="195">
          <w:tblGrid>
            <w:gridCol w:w="7132"/>
            <w:gridCol w:w="2506"/>
          </w:tblGrid>
        </w:tblGridChange>
      </w:tblGrid>
      <w:tr w:rsidR="00B93AFE" w14:paraId="6D8FD071" w14:textId="77777777">
        <w:trPr>
          <w:cantSplit/>
          <w:tblHeader/>
        </w:trPr>
        <w:tc>
          <w:tcPr>
            <w:tcW w:w="7132" w:type="dxa"/>
            <w:tcBorders>
              <w:bottom w:val="single" w:sz="8" w:space="0" w:color="8C8C8C"/>
            </w:tcBorders>
            <w:shd w:val="clear" w:color="auto" w:fill="EEF0F2"/>
            <w:tcMar>
              <w:top w:w="80" w:type="dxa"/>
              <w:left w:w="100" w:type="dxa"/>
              <w:bottom w:w="80" w:type="dxa"/>
              <w:right w:w="100" w:type="dxa"/>
            </w:tcMar>
          </w:tcPr>
          <w:p w14:paraId="6D8FD06F" w14:textId="77777777" w:rsidR="00B93AFE" w:rsidRDefault="00F25E6F">
            <w:pPr>
              <w:spacing w:after="0" w:line="264" w:lineRule="auto"/>
            </w:pPr>
            <w:r>
              <w:rPr>
                <w:rFonts w:ascii="Exo" w:hAnsi="Exo" w:cs="Exo"/>
                <w:b/>
                <w:color w:val="3C4147"/>
                <w:sz w:val="17"/>
                <w:szCs w:val="17"/>
              </w:rPr>
              <w:t>Task</w:t>
            </w:r>
          </w:p>
        </w:tc>
        <w:tc>
          <w:tcPr>
            <w:tcW w:w="2506" w:type="dxa"/>
            <w:tcBorders>
              <w:bottom w:val="single" w:sz="8" w:space="0" w:color="8C8C8C"/>
            </w:tcBorders>
            <w:shd w:val="clear" w:color="auto" w:fill="EEF0F2"/>
            <w:tcMar>
              <w:top w:w="80" w:type="dxa"/>
              <w:left w:w="100" w:type="dxa"/>
              <w:bottom w:w="80" w:type="dxa"/>
              <w:right w:w="100" w:type="dxa"/>
            </w:tcMar>
          </w:tcPr>
          <w:p w14:paraId="6D8FD070" w14:textId="77777777" w:rsidR="00B93AFE" w:rsidRDefault="00F25E6F">
            <w:pPr>
              <w:spacing w:after="0" w:line="264" w:lineRule="auto"/>
            </w:pPr>
            <w:r>
              <w:rPr>
                <w:rFonts w:ascii="Exo" w:hAnsi="Exo" w:cs="Exo"/>
                <w:b/>
                <w:color w:val="3C4147"/>
                <w:sz w:val="17"/>
                <w:szCs w:val="17"/>
              </w:rPr>
              <w:t>Window (day of month)</w:t>
            </w:r>
          </w:p>
        </w:tc>
      </w:tr>
      <w:tr w:rsidR="00B93AFE" w14:paraId="6D8FD074" w14:textId="77777777">
        <w:trPr>
          <w:cantSplit/>
        </w:trPr>
        <w:tc>
          <w:tcPr>
            <w:tcW w:w="7132" w:type="dxa"/>
            <w:tcBorders>
              <w:bottom w:val="single" w:sz="4" w:space="0" w:color="D2D6DA"/>
            </w:tcBorders>
            <w:tcMar>
              <w:top w:w="80" w:type="dxa"/>
              <w:left w:w="100" w:type="dxa"/>
              <w:bottom w:w="80" w:type="dxa"/>
              <w:right w:w="100" w:type="dxa"/>
            </w:tcMar>
          </w:tcPr>
          <w:p w14:paraId="6D8FD072" w14:textId="47A3D676" w:rsidR="00B93AFE" w:rsidRDefault="00F25E6F">
            <w:pPr>
              <w:spacing w:after="0" w:line="252" w:lineRule="auto"/>
            </w:pPr>
            <w:r>
              <w:rPr>
                <w:rFonts w:ascii="Aptos" w:hAnsi="Aptos" w:cs="Aptos"/>
                <w:color w:val="424242"/>
                <w:sz w:val="19"/>
                <w:szCs w:val="19"/>
              </w:rPr>
              <w:t xml:space="preserve">Update cash flow (weekly) · BBT </w:t>
            </w:r>
            <w:ins w:id="196" w:author="Margrace Gacang" w:date="2026-09-02T17:02:00Z" w16du:dateUtc="2026-09-02T09:02:00Z">
              <w:r w:rsidR="00A705B9">
                <w:rPr>
                  <w:rFonts w:ascii="Aptos" w:hAnsi="Aptos" w:cs="Aptos"/>
                  <w:color w:val="424242"/>
                  <w:sz w:val="19"/>
                  <w:szCs w:val="19"/>
                </w:rPr>
                <w:t xml:space="preserve">and BBN </w:t>
              </w:r>
            </w:ins>
            <w:r>
              <w:rPr>
                <w:rFonts w:ascii="Aptos" w:hAnsi="Aptos" w:cs="Aptos"/>
                <w:color w:val="424242"/>
                <w:sz w:val="19"/>
                <w:szCs w:val="19"/>
              </w:rPr>
              <w:t>rent</w:t>
            </w:r>
          </w:p>
        </w:tc>
        <w:tc>
          <w:tcPr>
            <w:tcW w:w="2506" w:type="dxa"/>
            <w:tcBorders>
              <w:bottom w:val="single" w:sz="4" w:space="0" w:color="D2D6DA"/>
            </w:tcBorders>
            <w:tcMar>
              <w:top w:w="80" w:type="dxa"/>
              <w:left w:w="100" w:type="dxa"/>
              <w:bottom w:w="80" w:type="dxa"/>
              <w:right w:w="100" w:type="dxa"/>
            </w:tcMar>
          </w:tcPr>
          <w:p w14:paraId="6D8FD073" w14:textId="77777777" w:rsidR="00B93AFE" w:rsidRDefault="00F25E6F">
            <w:pPr>
              <w:spacing w:after="0" w:line="252" w:lineRule="auto"/>
            </w:pPr>
            <w:r>
              <w:rPr>
                <w:rFonts w:ascii="Aptos" w:hAnsi="Aptos" w:cs="Aptos"/>
                <w:color w:val="424242"/>
                <w:sz w:val="19"/>
                <w:szCs w:val="19"/>
              </w:rPr>
              <w:t>Weekly · 1</w:t>
            </w:r>
            <w:del w:id="197" w:author="Margrace Gacang" w:date="2026-09-02T17:02:00Z" w16du:dateUtc="2026-09-02T09:02:00Z">
              <w:r w:rsidDel="00FA6B07">
                <w:rPr>
                  <w:rFonts w:ascii="Aptos" w:hAnsi="Aptos" w:cs="Aptos"/>
                  <w:color w:val="424242"/>
                  <w:sz w:val="19"/>
                  <w:szCs w:val="19"/>
                </w:rPr>
                <w:delText>–5</w:delText>
              </w:r>
            </w:del>
          </w:p>
        </w:tc>
      </w:tr>
      <w:tr w:rsidR="00B93AFE" w14:paraId="6D8FD077" w14:textId="77777777">
        <w:trPr>
          <w:cantSplit/>
        </w:trPr>
        <w:tc>
          <w:tcPr>
            <w:tcW w:w="7132" w:type="dxa"/>
            <w:tcBorders>
              <w:bottom w:val="single" w:sz="4" w:space="0" w:color="D2D6DA"/>
            </w:tcBorders>
            <w:shd w:val="clear" w:color="auto" w:fill="FAFAFB"/>
            <w:tcMar>
              <w:top w:w="80" w:type="dxa"/>
              <w:left w:w="100" w:type="dxa"/>
              <w:bottom w:w="80" w:type="dxa"/>
              <w:right w:w="100" w:type="dxa"/>
            </w:tcMar>
          </w:tcPr>
          <w:p w14:paraId="6D8FD075" w14:textId="77777777" w:rsidR="00B93AFE" w:rsidRDefault="00F25E6F">
            <w:pPr>
              <w:spacing w:after="0" w:line="252" w:lineRule="auto"/>
            </w:pPr>
            <w:r>
              <w:rPr>
                <w:rFonts w:ascii="Aptos" w:hAnsi="Aptos" w:cs="Aptos"/>
                <w:color w:val="424242"/>
                <w:sz w:val="19"/>
                <w:szCs w:val="19"/>
              </w:rPr>
              <w:t>P&amp;L / GL entry check</w:t>
            </w:r>
          </w:p>
        </w:tc>
        <w:tc>
          <w:tcPr>
            <w:tcW w:w="2506" w:type="dxa"/>
            <w:tcBorders>
              <w:bottom w:val="single" w:sz="4" w:space="0" w:color="D2D6DA"/>
            </w:tcBorders>
            <w:shd w:val="clear" w:color="auto" w:fill="FAFAFB"/>
            <w:tcMar>
              <w:top w:w="80" w:type="dxa"/>
              <w:left w:w="100" w:type="dxa"/>
              <w:bottom w:w="80" w:type="dxa"/>
              <w:right w:w="100" w:type="dxa"/>
            </w:tcMar>
          </w:tcPr>
          <w:p w14:paraId="6D8FD076" w14:textId="77777777" w:rsidR="00B93AFE" w:rsidRDefault="00F25E6F">
            <w:pPr>
              <w:spacing w:after="0" w:line="252" w:lineRule="auto"/>
            </w:pPr>
            <w:r>
              <w:rPr>
                <w:rFonts w:ascii="Aptos" w:hAnsi="Aptos" w:cs="Aptos"/>
                <w:color w:val="424242"/>
                <w:sz w:val="19"/>
                <w:szCs w:val="19"/>
              </w:rPr>
              <w:t>1–10</w:t>
            </w:r>
          </w:p>
        </w:tc>
      </w:tr>
      <w:tr w:rsidR="00B93AFE" w14:paraId="6D8FD07A" w14:textId="77777777">
        <w:trPr>
          <w:cantSplit/>
        </w:trPr>
        <w:tc>
          <w:tcPr>
            <w:tcW w:w="7132" w:type="dxa"/>
            <w:tcBorders>
              <w:bottom w:val="single" w:sz="4" w:space="0" w:color="D2D6DA"/>
            </w:tcBorders>
            <w:tcMar>
              <w:top w:w="80" w:type="dxa"/>
              <w:left w:w="100" w:type="dxa"/>
              <w:bottom w:w="80" w:type="dxa"/>
              <w:right w:w="100" w:type="dxa"/>
            </w:tcMar>
          </w:tcPr>
          <w:p w14:paraId="6D8FD078" w14:textId="77777777" w:rsidR="00B93AFE" w:rsidRDefault="00F25E6F">
            <w:pPr>
              <w:spacing w:after="0" w:line="252" w:lineRule="auto"/>
            </w:pPr>
            <w:r>
              <w:rPr>
                <w:rFonts w:ascii="Aptos" w:hAnsi="Aptos" w:cs="Aptos"/>
                <w:color w:val="424242"/>
                <w:sz w:val="19"/>
                <w:szCs w:val="19"/>
              </w:rPr>
              <w:t>Payroll #1 &amp; pay runs</w:t>
            </w:r>
          </w:p>
        </w:tc>
        <w:tc>
          <w:tcPr>
            <w:tcW w:w="2506" w:type="dxa"/>
            <w:tcBorders>
              <w:bottom w:val="single" w:sz="4" w:space="0" w:color="D2D6DA"/>
            </w:tcBorders>
            <w:tcMar>
              <w:top w:w="80" w:type="dxa"/>
              <w:left w:w="100" w:type="dxa"/>
              <w:bottom w:w="80" w:type="dxa"/>
              <w:right w:w="100" w:type="dxa"/>
            </w:tcMar>
          </w:tcPr>
          <w:p w14:paraId="6D8FD079" w14:textId="77777777" w:rsidR="00B93AFE" w:rsidRDefault="00F25E6F">
            <w:pPr>
              <w:spacing w:after="0" w:line="252" w:lineRule="auto"/>
            </w:pPr>
            <w:r>
              <w:rPr>
                <w:rFonts w:ascii="Aptos" w:hAnsi="Aptos" w:cs="Aptos"/>
                <w:color w:val="424242"/>
                <w:sz w:val="19"/>
                <w:szCs w:val="19"/>
              </w:rPr>
              <w:t>Fortnightly</w:t>
            </w:r>
          </w:p>
        </w:tc>
      </w:tr>
      <w:tr w:rsidR="00B93AFE" w14:paraId="6D8FD07D" w14:textId="77777777">
        <w:trPr>
          <w:cantSplit/>
        </w:trPr>
        <w:tc>
          <w:tcPr>
            <w:tcW w:w="7132" w:type="dxa"/>
            <w:tcBorders>
              <w:bottom w:val="single" w:sz="4" w:space="0" w:color="D2D6DA"/>
            </w:tcBorders>
            <w:shd w:val="clear" w:color="auto" w:fill="FAFAFB"/>
            <w:tcMar>
              <w:top w:w="80" w:type="dxa"/>
              <w:left w:w="100" w:type="dxa"/>
              <w:bottom w:w="80" w:type="dxa"/>
              <w:right w:w="100" w:type="dxa"/>
            </w:tcMar>
          </w:tcPr>
          <w:p w14:paraId="6D8FD07B" w14:textId="77777777" w:rsidR="00B93AFE" w:rsidRDefault="00F25E6F">
            <w:pPr>
              <w:spacing w:after="0" w:line="252" w:lineRule="auto"/>
            </w:pPr>
            <w:r>
              <w:rPr>
                <w:rFonts w:ascii="Aptos" w:hAnsi="Aptos" w:cs="Aptos"/>
                <w:color w:val="424242"/>
                <w:sz w:val="19"/>
                <w:szCs w:val="19"/>
              </w:rPr>
              <w:t>Withholding tax (1601C/0619E) · PAG-IBIG · PhilHealth</w:t>
            </w:r>
          </w:p>
        </w:tc>
        <w:tc>
          <w:tcPr>
            <w:tcW w:w="2506" w:type="dxa"/>
            <w:tcBorders>
              <w:bottom w:val="single" w:sz="4" w:space="0" w:color="D2D6DA"/>
            </w:tcBorders>
            <w:shd w:val="clear" w:color="auto" w:fill="FAFAFB"/>
            <w:tcMar>
              <w:top w:w="80" w:type="dxa"/>
              <w:left w:w="100" w:type="dxa"/>
              <w:bottom w:w="80" w:type="dxa"/>
              <w:right w:w="100" w:type="dxa"/>
            </w:tcMar>
          </w:tcPr>
          <w:p w14:paraId="6D8FD07C" w14:textId="77777777" w:rsidR="00B93AFE" w:rsidRDefault="00F25E6F">
            <w:pPr>
              <w:spacing w:after="0" w:line="252" w:lineRule="auto"/>
            </w:pPr>
            <w:r>
              <w:rPr>
                <w:rFonts w:ascii="Aptos" w:hAnsi="Aptos" w:cs="Aptos"/>
                <w:color w:val="424242"/>
                <w:sz w:val="19"/>
                <w:szCs w:val="19"/>
              </w:rPr>
              <w:t>10–15</w:t>
            </w:r>
          </w:p>
        </w:tc>
      </w:tr>
      <w:tr w:rsidR="00B93AFE" w14:paraId="6D8FD080" w14:textId="77777777">
        <w:trPr>
          <w:cantSplit/>
        </w:trPr>
        <w:tc>
          <w:tcPr>
            <w:tcW w:w="7132" w:type="dxa"/>
            <w:tcBorders>
              <w:bottom w:val="single" w:sz="4" w:space="0" w:color="D2D6DA"/>
            </w:tcBorders>
            <w:tcMar>
              <w:top w:w="80" w:type="dxa"/>
              <w:left w:w="100" w:type="dxa"/>
              <w:bottom w:w="80" w:type="dxa"/>
              <w:right w:w="100" w:type="dxa"/>
            </w:tcMar>
          </w:tcPr>
          <w:p w14:paraId="6D8FD07E" w14:textId="4A8A627A" w:rsidR="00B93AFE" w:rsidRDefault="00F25E6F">
            <w:pPr>
              <w:spacing w:after="0" w:line="252" w:lineRule="auto"/>
            </w:pPr>
            <w:r>
              <w:rPr>
                <w:rFonts w:ascii="Aptos" w:hAnsi="Aptos" w:cs="Aptos"/>
                <w:color w:val="424242"/>
                <w:sz w:val="19"/>
                <w:szCs w:val="19"/>
              </w:rPr>
              <w:t xml:space="preserve">HMO </w:t>
            </w:r>
            <w:del w:id="198" w:author="Margrace Gacang" w:date="2026-09-02T17:05:00Z" w16du:dateUtc="2026-09-02T09:05:00Z">
              <w:r w:rsidDel="005471BE">
                <w:rPr>
                  <w:rFonts w:ascii="Aptos" w:hAnsi="Aptos" w:cs="Aptos"/>
                  <w:color w:val="424242"/>
                  <w:sz w:val="19"/>
                  <w:szCs w:val="19"/>
                </w:rPr>
                <w:delText>· Utilities (net/elec/water)</w:delText>
              </w:r>
            </w:del>
            <w:del w:id="199" w:author="Margrace Gacang" w:date="2026-09-02T17:04:00Z" w16du:dateUtc="2026-09-02T09:04:00Z">
              <w:r w:rsidDel="00FC1B3C">
                <w:rPr>
                  <w:rFonts w:ascii="Aptos" w:hAnsi="Aptos" w:cs="Aptos"/>
                  <w:color w:val="424242"/>
                  <w:sz w:val="19"/>
                  <w:szCs w:val="19"/>
                </w:rPr>
                <w:delText xml:space="preserve"> · VAT (monthly)</w:delText>
              </w:r>
            </w:del>
          </w:p>
        </w:tc>
        <w:tc>
          <w:tcPr>
            <w:tcW w:w="2506" w:type="dxa"/>
            <w:tcBorders>
              <w:bottom w:val="single" w:sz="4" w:space="0" w:color="D2D6DA"/>
            </w:tcBorders>
            <w:tcMar>
              <w:top w:w="80" w:type="dxa"/>
              <w:left w:w="100" w:type="dxa"/>
              <w:bottom w:w="80" w:type="dxa"/>
              <w:right w:w="100" w:type="dxa"/>
            </w:tcMar>
          </w:tcPr>
          <w:p w14:paraId="6D8FD07F" w14:textId="77777777" w:rsidR="00B93AFE" w:rsidRDefault="00F25E6F">
            <w:pPr>
              <w:spacing w:after="0" w:line="252" w:lineRule="auto"/>
            </w:pPr>
            <w:r>
              <w:rPr>
                <w:rFonts w:ascii="Aptos" w:hAnsi="Aptos" w:cs="Aptos"/>
                <w:color w:val="424242"/>
                <w:sz w:val="19"/>
                <w:szCs w:val="19"/>
              </w:rPr>
              <w:t>15–20</w:t>
            </w:r>
          </w:p>
        </w:tc>
      </w:tr>
      <w:tr w:rsidR="00B93AFE" w14:paraId="6D8FD083" w14:textId="77777777">
        <w:trPr>
          <w:cantSplit/>
        </w:trPr>
        <w:tc>
          <w:tcPr>
            <w:tcW w:w="7132" w:type="dxa"/>
            <w:tcBorders>
              <w:bottom w:val="single" w:sz="4" w:space="0" w:color="D2D6DA"/>
            </w:tcBorders>
            <w:shd w:val="clear" w:color="auto" w:fill="FAFAFB"/>
            <w:tcMar>
              <w:top w:w="80" w:type="dxa"/>
              <w:left w:w="100" w:type="dxa"/>
              <w:bottom w:w="80" w:type="dxa"/>
              <w:right w:w="100" w:type="dxa"/>
            </w:tcMar>
          </w:tcPr>
          <w:p w14:paraId="6D8FD081" w14:textId="2BA48D81" w:rsidR="00B93AFE" w:rsidRDefault="00F25E6F">
            <w:pPr>
              <w:spacing w:after="0" w:line="252" w:lineRule="auto"/>
            </w:pPr>
            <w:r>
              <w:rPr>
                <w:rFonts w:ascii="Aptos" w:hAnsi="Aptos" w:cs="Aptos"/>
                <w:color w:val="424242"/>
                <w:sz w:val="19"/>
                <w:szCs w:val="19"/>
              </w:rPr>
              <w:t xml:space="preserve">SSS · HV </w:t>
            </w:r>
            <w:ins w:id="200" w:author="Margrace Gacang" w:date="2026-09-02T17:03:00Z" w16du:dateUtc="2026-09-02T09:03:00Z">
              <w:r w:rsidR="00BA4978">
                <w:rPr>
                  <w:rFonts w:ascii="Aptos" w:hAnsi="Aptos" w:cs="Aptos"/>
                  <w:color w:val="424242"/>
                  <w:sz w:val="19"/>
                  <w:szCs w:val="19"/>
                </w:rPr>
                <w:t xml:space="preserve">and LGR HOA payments </w:t>
              </w:r>
            </w:ins>
            <w:del w:id="201" w:author="Margrace Gacang" w:date="2026-09-02T17:03:00Z" w16du:dateUtc="2026-09-02T09:03:00Z">
              <w:r w:rsidDel="00BA4978">
                <w:rPr>
                  <w:rFonts w:ascii="Aptos" w:hAnsi="Aptos" w:cs="Aptos"/>
                  <w:color w:val="424242"/>
                  <w:sz w:val="19"/>
                  <w:szCs w:val="19"/>
                </w:rPr>
                <w:delText xml:space="preserve">amortization </w:delText>
              </w:r>
            </w:del>
            <w:del w:id="202" w:author="Margrace Gacang" w:date="2026-09-02T17:05:00Z" w16du:dateUtc="2026-09-02T09:05:00Z">
              <w:r w:rsidDel="00CC03A9">
                <w:rPr>
                  <w:rFonts w:ascii="Aptos" w:hAnsi="Aptos" w:cs="Aptos"/>
                  <w:color w:val="424242"/>
                  <w:sz w:val="19"/>
                  <w:szCs w:val="19"/>
                </w:rPr>
                <w:delText>(clear by 1st)</w:delText>
              </w:r>
            </w:del>
          </w:p>
        </w:tc>
        <w:tc>
          <w:tcPr>
            <w:tcW w:w="2506" w:type="dxa"/>
            <w:tcBorders>
              <w:bottom w:val="single" w:sz="4" w:space="0" w:color="D2D6DA"/>
            </w:tcBorders>
            <w:shd w:val="clear" w:color="auto" w:fill="FAFAFB"/>
            <w:tcMar>
              <w:top w:w="80" w:type="dxa"/>
              <w:left w:w="100" w:type="dxa"/>
              <w:bottom w:w="80" w:type="dxa"/>
              <w:right w:w="100" w:type="dxa"/>
            </w:tcMar>
          </w:tcPr>
          <w:p w14:paraId="6D8FD082" w14:textId="77777777" w:rsidR="00B93AFE" w:rsidRDefault="00F25E6F">
            <w:pPr>
              <w:spacing w:after="0" w:line="252" w:lineRule="auto"/>
            </w:pPr>
            <w:r>
              <w:rPr>
                <w:rFonts w:ascii="Aptos" w:hAnsi="Aptos" w:cs="Aptos"/>
                <w:color w:val="424242"/>
                <w:sz w:val="19"/>
                <w:szCs w:val="19"/>
              </w:rPr>
              <w:t>25–end</w:t>
            </w:r>
          </w:p>
        </w:tc>
      </w:tr>
      <w:tr w:rsidR="00B93AFE" w14:paraId="6D8FD086" w14:textId="77777777">
        <w:trPr>
          <w:cantSplit/>
        </w:trPr>
        <w:tc>
          <w:tcPr>
            <w:tcW w:w="7132" w:type="dxa"/>
            <w:tcBorders>
              <w:bottom w:val="single" w:sz="4" w:space="0" w:color="D2D6DA"/>
            </w:tcBorders>
            <w:tcMar>
              <w:top w:w="80" w:type="dxa"/>
              <w:left w:w="100" w:type="dxa"/>
              <w:bottom w:w="80" w:type="dxa"/>
              <w:right w:w="100" w:type="dxa"/>
            </w:tcMar>
          </w:tcPr>
          <w:p w14:paraId="6D8FD084" w14:textId="65ACCBB4" w:rsidR="00B93AFE" w:rsidRDefault="00F25E6F">
            <w:pPr>
              <w:spacing w:after="0" w:line="252" w:lineRule="auto"/>
            </w:pPr>
            <w:del w:id="203" w:author="Margrace Gacang" w:date="2026-09-02T17:05:00Z" w16du:dateUtc="2026-09-02T09:05:00Z">
              <w:r w:rsidDel="00DB54F7">
                <w:rPr>
                  <w:rFonts w:ascii="Aptos" w:hAnsi="Aptos" w:cs="Aptos"/>
                  <w:color w:val="424242"/>
                  <w:sz w:val="19"/>
                  <w:szCs w:val="19"/>
                </w:rPr>
                <w:delText>Income tax (quarterly) · b</w:delText>
              </w:r>
            </w:del>
            <w:ins w:id="204" w:author="Margrace Gacang" w:date="2026-09-02T17:05:00Z" w16du:dateUtc="2026-09-02T09:05:00Z">
              <w:r w:rsidR="00DB54F7">
                <w:rPr>
                  <w:rFonts w:ascii="Aptos" w:hAnsi="Aptos" w:cs="Aptos"/>
                  <w:color w:val="424242"/>
                  <w:sz w:val="19"/>
                  <w:szCs w:val="19"/>
                </w:rPr>
                <w:t>B</w:t>
              </w:r>
            </w:ins>
            <w:r>
              <w:rPr>
                <w:rFonts w:ascii="Aptos" w:hAnsi="Aptos" w:cs="Aptos"/>
                <w:color w:val="424242"/>
                <w:sz w:val="19"/>
                <w:szCs w:val="19"/>
              </w:rPr>
              <w:t>udget-departure report</w:t>
            </w:r>
          </w:p>
        </w:tc>
        <w:tc>
          <w:tcPr>
            <w:tcW w:w="2506" w:type="dxa"/>
            <w:tcBorders>
              <w:bottom w:val="single" w:sz="4" w:space="0" w:color="D2D6DA"/>
            </w:tcBorders>
            <w:tcMar>
              <w:top w:w="80" w:type="dxa"/>
              <w:left w:w="100" w:type="dxa"/>
              <w:bottom w:w="80" w:type="dxa"/>
              <w:right w:w="100" w:type="dxa"/>
            </w:tcMar>
          </w:tcPr>
          <w:p w14:paraId="6D8FD085" w14:textId="77777777" w:rsidR="00B93AFE" w:rsidRDefault="00F25E6F">
            <w:pPr>
              <w:spacing w:after="0" w:line="252" w:lineRule="auto"/>
            </w:pPr>
            <w:r>
              <w:rPr>
                <w:rFonts w:ascii="Aptos" w:hAnsi="Aptos" w:cs="Aptos"/>
                <w:color w:val="424242"/>
                <w:sz w:val="19"/>
                <w:szCs w:val="19"/>
              </w:rPr>
              <w:t>Quarterly · 28–30</w:t>
            </w:r>
          </w:p>
        </w:tc>
      </w:tr>
      <w:tr w:rsidR="00B93AFE" w14:paraId="6D8FD089" w14:textId="77777777" w:rsidTr="00DB54F7">
        <w:tblPrEx>
          <w:tblW w:w="9638" w:type="dxa"/>
          <w:tblInd w:w="100" w:type="dxa"/>
          <w:tblLayout w:type="fixed"/>
          <w:tblCellMar>
            <w:left w:w="10" w:type="dxa"/>
            <w:right w:w="10" w:type="dxa"/>
          </w:tblCellMar>
          <w:tblPrExChange w:id="205" w:author="Margrace Gacang" w:date="2026-09-02T17:06:00Z" w16du:dateUtc="2026-09-02T09:06:00Z">
            <w:tblPrEx>
              <w:tblW w:w="9638" w:type="dxa"/>
              <w:tblInd w:w="100" w:type="dxa"/>
              <w:tblLayout w:type="fixed"/>
              <w:tblCellMar>
                <w:left w:w="10" w:type="dxa"/>
                <w:right w:w="10" w:type="dxa"/>
              </w:tblCellMar>
            </w:tblPrEx>
          </w:tblPrExChange>
        </w:tblPrEx>
        <w:trPr>
          <w:cantSplit/>
          <w:trPrChange w:id="206" w:author="Margrace Gacang" w:date="2026-09-02T17:06:00Z" w16du:dateUtc="2026-09-02T09:06:00Z">
            <w:trPr>
              <w:cantSplit/>
            </w:trPr>
          </w:trPrChange>
        </w:trPr>
        <w:tc>
          <w:tcPr>
            <w:tcW w:w="7132" w:type="dxa"/>
            <w:shd w:val="clear" w:color="auto" w:fill="FAFAFB"/>
            <w:tcMar>
              <w:top w:w="80" w:type="dxa"/>
              <w:left w:w="100" w:type="dxa"/>
              <w:bottom w:w="80" w:type="dxa"/>
              <w:right w:w="100" w:type="dxa"/>
            </w:tcMar>
            <w:tcPrChange w:id="207" w:author="Margrace Gacang" w:date="2026-09-02T17:06:00Z" w16du:dateUtc="2026-09-02T09:06:00Z">
              <w:tcPr>
                <w:tcW w:w="7132" w:type="dxa"/>
                <w:tcBorders>
                  <w:bottom w:val="single" w:sz="4" w:space="0" w:color="D2D6DA"/>
                </w:tcBorders>
                <w:shd w:val="clear" w:color="auto" w:fill="FAFAFB"/>
                <w:tcMar>
                  <w:top w:w="80" w:type="dxa"/>
                  <w:left w:w="100" w:type="dxa"/>
                  <w:bottom w:w="80" w:type="dxa"/>
                  <w:right w:w="100" w:type="dxa"/>
                </w:tcMar>
              </w:tcPr>
            </w:tcPrChange>
          </w:tcPr>
          <w:p w14:paraId="6D8FD087" w14:textId="77777777" w:rsidR="00B93AFE" w:rsidRDefault="00F25E6F">
            <w:pPr>
              <w:spacing w:after="0" w:line="252" w:lineRule="auto"/>
            </w:pPr>
            <w:r>
              <w:rPr>
                <w:rFonts w:ascii="Aptos" w:hAnsi="Aptos" w:cs="Aptos"/>
                <w:color w:val="424242"/>
                <w:sz w:val="19"/>
                <w:szCs w:val="19"/>
              </w:rPr>
              <w:t>New-hire enrolments</w:t>
            </w:r>
          </w:p>
        </w:tc>
        <w:tc>
          <w:tcPr>
            <w:tcW w:w="2506" w:type="dxa"/>
            <w:shd w:val="clear" w:color="auto" w:fill="FAFAFB"/>
            <w:tcMar>
              <w:top w:w="80" w:type="dxa"/>
              <w:left w:w="100" w:type="dxa"/>
              <w:bottom w:w="80" w:type="dxa"/>
              <w:right w:w="100" w:type="dxa"/>
            </w:tcMar>
            <w:tcPrChange w:id="208" w:author="Margrace Gacang" w:date="2026-09-02T17:06:00Z" w16du:dateUtc="2026-09-02T09:06:00Z">
              <w:tcPr>
                <w:tcW w:w="2506" w:type="dxa"/>
                <w:tcBorders>
                  <w:bottom w:val="single" w:sz="4" w:space="0" w:color="D2D6DA"/>
                </w:tcBorders>
                <w:shd w:val="clear" w:color="auto" w:fill="FAFAFB"/>
                <w:tcMar>
                  <w:top w:w="80" w:type="dxa"/>
                  <w:left w:w="100" w:type="dxa"/>
                  <w:bottom w:w="80" w:type="dxa"/>
                  <w:right w:w="100" w:type="dxa"/>
                </w:tcMar>
              </w:tcPr>
            </w:tcPrChange>
          </w:tcPr>
          <w:p w14:paraId="6D8FD088" w14:textId="77777777" w:rsidR="00B93AFE" w:rsidRDefault="00F25E6F">
            <w:pPr>
              <w:spacing w:after="0" w:line="252" w:lineRule="auto"/>
            </w:pPr>
            <w:r>
              <w:rPr>
                <w:rFonts w:ascii="Aptos" w:hAnsi="Aptos" w:cs="Aptos"/>
                <w:color w:val="424242"/>
                <w:sz w:val="19"/>
                <w:szCs w:val="19"/>
              </w:rPr>
              <w:t>As needed</w:t>
            </w:r>
          </w:p>
        </w:tc>
      </w:tr>
      <w:tr w:rsidR="00DB54F7" w14:paraId="3BD79C82" w14:textId="77777777">
        <w:trPr>
          <w:cantSplit/>
          <w:ins w:id="209" w:author="Margrace Gacang" w:date="2026-09-02T17:06:00Z" w16du:dateUtc="2026-09-02T09:06:00Z"/>
        </w:trPr>
        <w:tc>
          <w:tcPr>
            <w:tcW w:w="7132" w:type="dxa"/>
            <w:tcBorders>
              <w:bottom w:val="single" w:sz="4" w:space="0" w:color="D2D6DA"/>
            </w:tcBorders>
            <w:shd w:val="clear" w:color="auto" w:fill="FAFAFB"/>
            <w:tcMar>
              <w:top w:w="80" w:type="dxa"/>
              <w:left w:w="100" w:type="dxa"/>
              <w:bottom w:w="80" w:type="dxa"/>
              <w:right w:w="100" w:type="dxa"/>
            </w:tcMar>
          </w:tcPr>
          <w:p w14:paraId="3A0839FF" w14:textId="3D43A0D9" w:rsidR="00DB54F7" w:rsidRDefault="00DB54F7">
            <w:pPr>
              <w:spacing w:after="0" w:line="252" w:lineRule="auto"/>
              <w:rPr>
                <w:ins w:id="210" w:author="Margrace Gacang" w:date="2026-09-02T17:06:00Z" w16du:dateUtc="2026-09-02T09:06:00Z"/>
                <w:rFonts w:ascii="Aptos" w:hAnsi="Aptos" w:cs="Aptos"/>
                <w:color w:val="424242"/>
                <w:sz w:val="19"/>
                <w:szCs w:val="19"/>
              </w:rPr>
            </w:pPr>
            <w:ins w:id="211" w:author="Margrace Gacang" w:date="2026-09-02T17:06:00Z" w16du:dateUtc="2026-09-02T09:06:00Z">
              <w:r>
                <w:rPr>
                  <w:rFonts w:ascii="Aptos" w:hAnsi="Aptos" w:cs="Aptos"/>
                  <w:color w:val="424242"/>
                  <w:sz w:val="19"/>
                  <w:szCs w:val="19"/>
                </w:rPr>
                <w:t>Income tax (</w:t>
              </w:r>
              <w:r>
                <w:rPr>
                  <w:rFonts w:ascii="Aptos" w:hAnsi="Aptos" w:cs="Aptos"/>
                  <w:color w:val="424242"/>
                  <w:sz w:val="19"/>
                  <w:szCs w:val="19"/>
                </w:rPr>
                <w:t>yearly</w:t>
              </w:r>
              <w:r>
                <w:rPr>
                  <w:rFonts w:ascii="Aptos" w:hAnsi="Aptos" w:cs="Aptos"/>
                  <w:color w:val="424242"/>
                  <w:sz w:val="19"/>
                  <w:szCs w:val="19"/>
                </w:rPr>
                <w:t>)</w:t>
              </w:r>
            </w:ins>
          </w:p>
        </w:tc>
        <w:tc>
          <w:tcPr>
            <w:tcW w:w="2506" w:type="dxa"/>
            <w:tcBorders>
              <w:bottom w:val="single" w:sz="4" w:space="0" w:color="D2D6DA"/>
            </w:tcBorders>
            <w:shd w:val="clear" w:color="auto" w:fill="FAFAFB"/>
            <w:tcMar>
              <w:top w:w="80" w:type="dxa"/>
              <w:left w:w="100" w:type="dxa"/>
              <w:bottom w:w="80" w:type="dxa"/>
              <w:right w:w="100" w:type="dxa"/>
            </w:tcMar>
          </w:tcPr>
          <w:p w14:paraId="68A5CDDE" w14:textId="11B899CC" w:rsidR="00DB54F7" w:rsidRDefault="00DB54F7">
            <w:pPr>
              <w:spacing w:after="0" w:line="252" w:lineRule="auto"/>
              <w:rPr>
                <w:ins w:id="212" w:author="Margrace Gacang" w:date="2026-09-02T17:06:00Z" w16du:dateUtc="2026-09-02T09:06:00Z"/>
                <w:rFonts w:ascii="Aptos" w:hAnsi="Aptos" w:cs="Aptos"/>
                <w:color w:val="424242"/>
                <w:sz w:val="19"/>
                <w:szCs w:val="19"/>
              </w:rPr>
            </w:pPr>
            <w:ins w:id="213" w:author="Margrace Gacang" w:date="2026-09-02T17:06:00Z" w16du:dateUtc="2026-09-02T09:06:00Z">
              <w:r>
                <w:rPr>
                  <w:rFonts w:ascii="Aptos" w:hAnsi="Aptos" w:cs="Aptos"/>
                  <w:color w:val="424242"/>
                  <w:sz w:val="19"/>
                  <w:szCs w:val="19"/>
                </w:rPr>
                <w:t>Yearly</w:t>
              </w:r>
              <w:r>
                <w:rPr>
                  <w:rFonts w:ascii="Aptos" w:hAnsi="Aptos" w:cs="Aptos"/>
                  <w:color w:val="424242"/>
                  <w:sz w:val="19"/>
                  <w:szCs w:val="19"/>
                </w:rPr>
                <w:t xml:space="preserve"> · 28–30</w:t>
              </w:r>
            </w:ins>
          </w:p>
        </w:tc>
      </w:tr>
    </w:tbl>
    <w:p w14:paraId="142A4E41" w14:textId="6104B500" w:rsidR="00B93AFE" w:rsidRDefault="00E02C78">
      <w:pPr>
        <w:spacing w:after="60" w:line="264" w:lineRule="auto"/>
      </w:pPr>
      <w:r>
        <w:rPr>
          <w:rFonts w:ascii="Aptos" w:hAnsi="Aptos" w:cs="Aptos"/>
          <w:b/>
          <w:caps/>
          <w:color w:val="FF0080"/>
          <w:spacing w:val="28"/>
          <w:sz w:val="15"/>
          <w:szCs w:val="15"/>
        </w:rPr>
        <w:br/>
      </w:r>
      <w:r>
        <w:rPr>
          <w:rFonts w:ascii="Aptos" w:hAnsi="Aptos" w:cs="Aptos"/>
          <w:b/>
          <w:caps/>
          <w:color w:val="FF0080"/>
          <w:spacing w:val="28"/>
          <w:sz w:val="15"/>
          <w:szCs w:val="15"/>
        </w:rPr>
        <w:br/>
      </w:r>
      <w:r w:rsidR="00F25E6F">
        <w:rPr>
          <w:rFonts w:ascii="Aptos" w:hAnsi="Aptos" w:cs="Aptos"/>
          <w:b/>
          <w:caps/>
          <w:color w:val="FF0080"/>
          <w:spacing w:val="28"/>
          <w:sz w:val="15"/>
          <w:szCs w:val="15"/>
        </w:rPr>
        <w:t>Always Be Kind</w:t>
      </w:r>
    </w:p>
    <w:p w14:paraId="6D8FD0B3" w14:textId="781D3940" w:rsidR="00B93AFE" w:rsidRPr="00FB29B8" w:rsidRDefault="00F25E6F" w:rsidP="00FB29B8">
      <w:pPr>
        <w:pBdr>
          <w:bottom w:val="single" w:sz="12" w:space="1" w:color="auto"/>
        </w:pBdr>
        <w:spacing w:before="240" w:after="240" w:line="264" w:lineRule="auto"/>
        <w:rPr>
          <w:rFonts w:ascii="Exo" w:hAnsi="Exo" w:cs="Exo"/>
          <w:b/>
          <w:color w:val="000000" w:themeColor="text1"/>
          <w:sz w:val="30"/>
          <w:szCs w:val="30"/>
        </w:rPr>
      </w:pPr>
      <w:r>
        <w:rPr>
          <w:rFonts w:ascii="Exo" w:hAnsi="Exo" w:cs="Exo"/>
          <w:b/>
          <w:color w:val="FF0080"/>
          <w:sz w:val="30"/>
          <w:szCs w:val="30"/>
        </w:rPr>
        <w:t xml:space="preserve">— </w:t>
      </w:r>
      <w:r w:rsidRPr="00FB29B8">
        <w:rPr>
          <w:rFonts w:ascii="Exo" w:hAnsi="Exo" w:cs="Exo"/>
          <w:b/>
          <w:color w:val="000000" w:themeColor="text1"/>
          <w:sz w:val="30"/>
          <w:szCs w:val="30"/>
        </w:rPr>
        <w:t>Accurate books, sound controls, trust earned.</w:t>
      </w:r>
    </w:p>
    <w:p w14:paraId="6D8FD0B4" w14:textId="77777777" w:rsidR="00B93AFE" w:rsidRDefault="00F25E6F">
      <w:pPr>
        <w:spacing w:after="130" w:line="276" w:lineRule="auto"/>
      </w:pPr>
      <w:r>
        <w:rPr>
          <w:rFonts w:ascii="Aptos" w:hAnsi="Aptos" w:cs="Aptos"/>
          <w:color w:val="6E6E6E"/>
          <w:sz w:val="21"/>
          <w:szCs w:val="21"/>
        </w:rPr>
        <w:t xml:space="preserve">Structure is what lets finance be both rigorous and kind — clear systems, separated duties and a steady calendar that protect the business and the people in it. Keep this playbook </w:t>
      </w:r>
      <w:proofErr w:type="gramStart"/>
      <w:r>
        <w:rPr>
          <w:rFonts w:ascii="Aptos" w:hAnsi="Aptos" w:cs="Aptos"/>
          <w:color w:val="6E6E6E"/>
          <w:sz w:val="21"/>
          <w:szCs w:val="21"/>
        </w:rPr>
        <w:t>close, and</w:t>
      </w:r>
      <w:proofErr w:type="gramEnd"/>
      <w:r>
        <w:rPr>
          <w:rFonts w:ascii="Aptos" w:hAnsi="Aptos" w:cs="Aptos"/>
          <w:color w:val="6E6E6E"/>
          <w:sz w:val="21"/>
          <w:szCs w:val="21"/>
        </w:rPr>
        <w:t xml:space="preserve"> review it every quarter.</w:t>
      </w:r>
    </w:p>
    <w:tbl>
      <w:tblPr>
        <w:tblW w:w="9638" w:type="dxa"/>
        <w:tblInd w:w="120" w:type="dxa"/>
        <w:tblLayout w:type="fixed"/>
        <w:tblCellMar>
          <w:left w:w="10" w:type="dxa"/>
          <w:right w:w="10" w:type="dxa"/>
        </w:tblCellMar>
        <w:tblLook w:val="04A0" w:firstRow="1" w:lastRow="0" w:firstColumn="1" w:lastColumn="0" w:noHBand="0" w:noVBand="1"/>
      </w:tblPr>
      <w:tblGrid>
        <w:gridCol w:w="9638"/>
      </w:tblGrid>
      <w:tr w:rsidR="00B93AFE" w14:paraId="6D8FD0B7" w14:textId="77777777">
        <w:trPr>
          <w:cantSplit/>
        </w:trPr>
        <w:tc>
          <w:tcPr>
            <w:tcW w:w="9638" w:type="dxa"/>
            <w:tcBorders>
              <w:top w:val="single" w:sz="4" w:space="0" w:color="D2D6DA"/>
              <w:left w:val="single" w:sz="18" w:space="0" w:color="96B3D2"/>
              <w:bottom w:val="single" w:sz="4" w:space="0" w:color="D2D6DA"/>
              <w:right w:val="single" w:sz="4" w:space="0" w:color="D2D6DA"/>
            </w:tcBorders>
            <w:shd w:val="clear" w:color="auto" w:fill="F4F5F6"/>
            <w:tcMar>
              <w:top w:w="100" w:type="dxa"/>
              <w:left w:w="120" w:type="dxa"/>
              <w:bottom w:w="100" w:type="dxa"/>
              <w:right w:w="120" w:type="dxa"/>
            </w:tcMar>
          </w:tcPr>
          <w:p w14:paraId="6D8FD0B5" w14:textId="77777777" w:rsidR="00B93AFE" w:rsidRDefault="00F25E6F">
            <w:pPr>
              <w:spacing w:after="40" w:line="264" w:lineRule="auto"/>
            </w:pPr>
            <w:r>
              <w:rPr>
                <w:rFonts w:ascii="Aptos" w:hAnsi="Aptos" w:cs="Aptos"/>
                <w:b/>
                <w:caps/>
                <w:color w:val="96B3D2"/>
                <w:spacing w:val="20"/>
                <w:sz w:val="15"/>
                <w:szCs w:val="15"/>
              </w:rPr>
              <w:t>Powerful People Performance</w:t>
            </w:r>
          </w:p>
          <w:p w14:paraId="6D8FD0B6" w14:textId="77777777" w:rsidR="00B93AFE" w:rsidRDefault="00F25E6F">
            <w:pPr>
              <w:spacing w:after="0" w:line="252" w:lineRule="auto"/>
            </w:pPr>
            <w:proofErr w:type="spellStart"/>
            <w:r>
              <w:rPr>
                <w:rFonts w:ascii="Aptos" w:hAnsi="Aptos" w:cs="Aptos"/>
                <w:color w:val="424242"/>
                <w:sz w:val="19"/>
                <w:szCs w:val="19"/>
              </w:rPr>
              <w:t>Brainsource</w:t>
            </w:r>
            <w:proofErr w:type="spellEnd"/>
            <w:r>
              <w:rPr>
                <w:rFonts w:ascii="Aptos" w:hAnsi="Aptos" w:cs="Aptos"/>
                <w:color w:val="424242"/>
                <w:sz w:val="19"/>
                <w:szCs w:val="19"/>
              </w:rPr>
              <w:t xml:space="preserve"> Corporation · Brainbox Group · Finance Playbook · Edition 1 · 2026 · Internal — controlled document.</w:t>
            </w:r>
          </w:p>
        </w:tc>
      </w:tr>
    </w:tbl>
    <w:p w14:paraId="6D8FD0B8" w14:textId="25B9AF61" w:rsidR="00B93AFE" w:rsidRDefault="00E02C78">
      <w:pPr>
        <w:spacing w:line="264" w:lineRule="auto"/>
      </w:pPr>
      <w:r>
        <w:br/>
      </w:r>
    </w:p>
    <w:sectPr w:rsidR="00B93AFE">
      <w:pgSz w:w="11906" w:h="16838"/>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Exo">
    <w:altName w:val="Calibri"/>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Barlow">
    <w:panose1 w:val="00000500000000000000"/>
    <w:charset w:val="4D"/>
    <w:family w:val="auto"/>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F0E8A"/>
    <w:multiLevelType w:val="multilevel"/>
    <w:tmpl w:val="72AEEDF2"/>
    <w:lvl w:ilvl="0">
      <w:start w:val="1"/>
      <w:numFmt w:val="bullet"/>
      <w:lvlText w:val=""/>
      <w:lvlJc w:val="left"/>
      <w:pPr>
        <w:ind w:left="720" w:hanging="360"/>
      </w:pPr>
      <w:rPr>
        <w:rFonts w:ascii="Symbol" w:hAnsi="Symbol" w:hint="default"/>
      </w:rPr>
    </w:lvl>
    <w:lvl w:ilvl="1">
      <w:start w:val="1"/>
      <w:numFmt w:val="decimal"/>
      <w:lvlText w:val="%2."/>
      <w:lvlJc w:val="left"/>
      <w:pPr>
        <w:tabs>
          <w:tab w:val="num" w:pos="1800"/>
        </w:tabs>
        <w:ind w:left="1800" w:hanging="720"/>
      </w:pPr>
    </w:lvl>
    <w:lvl w:ilvl="2">
      <w:start w:val="1"/>
      <w:numFmt w:val="decimal"/>
      <w:lvlText w:val="%3."/>
      <w:lvlJc w:val="left"/>
      <w:pPr>
        <w:tabs>
          <w:tab w:val="num" w:pos="2520"/>
        </w:tabs>
        <w:ind w:left="2520" w:hanging="720"/>
      </w:pPr>
    </w:lvl>
    <w:lvl w:ilvl="3">
      <w:start w:val="1"/>
      <w:numFmt w:val="decimal"/>
      <w:lvlText w:val="%4."/>
      <w:lvlJc w:val="left"/>
      <w:pPr>
        <w:tabs>
          <w:tab w:val="num" w:pos="3240"/>
        </w:tabs>
        <w:ind w:left="3240" w:hanging="720"/>
      </w:pPr>
    </w:lvl>
    <w:lvl w:ilvl="4">
      <w:start w:val="1"/>
      <w:numFmt w:val="decimal"/>
      <w:lvlText w:val="%5."/>
      <w:lvlJc w:val="left"/>
      <w:pPr>
        <w:tabs>
          <w:tab w:val="num" w:pos="3960"/>
        </w:tabs>
        <w:ind w:left="3960" w:hanging="720"/>
      </w:pPr>
    </w:lvl>
    <w:lvl w:ilvl="5">
      <w:start w:val="1"/>
      <w:numFmt w:val="decimal"/>
      <w:lvlText w:val="%6."/>
      <w:lvlJc w:val="left"/>
      <w:pPr>
        <w:tabs>
          <w:tab w:val="num" w:pos="4680"/>
        </w:tabs>
        <w:ind w:left="4680" w:hanging="720"/>
      </w:pPr>
    </w:lvl>
    <w:lvl w:ilvl="6">
      <w:start w:val="1"/>
      <w:numFmt w:val="decimal"/>
      <w:lvlText w:val="%7."/>
      <w:lvlJc w:val="left"/>
      <w:pPr>
        <w:tabs>
          <w:tab w:val="num" w:pos="5400"/>
        </w:tabs>
        <w:ind w:left="5400" w:hanging="720"/>
      </w:pPr>
    </w:lvl>
    <w:lvl w:ilvl="7">
      <w:start w:val="1"/>
      <w:numFmt w:val="decimal"/>
      <w:lvlText w:val="%8."/>
      <w:lvlJc w:val="left"/>
      <w:pPr>
        <w:tabs>
          <w:tab w:val="num" w:pos="6120"/>
        </w:tabs>
        <w:ind w:left="6120" w:hanging="720"/>
      </w:pPr>
    </w:lvl>
    <w:lvl w:ilvl="8">
      <w:start w:val="1"/>
      <w:numFmt w:val="decimal"/>
      <w:lvlText w:val="%9."/>
      <w:lvlJc w:val="left"/>
      <w:pPr>
        <w:tabs>
          <w:tab w:val="num" w:pos="6840"/>
        </w:tabs>
        <w:ind w:left="6840" w:hanging="720"/>
      </w:pPr>
    </w:lvl>
  </w:abstractNum>
  <w:abstractNum w:abstractNumId="1" w15:restartNumberingAfterBreak="0">
    <w:nsid w:val="02A94CBD"/>
    <w:multiLevelType w:val="multilevel"/>
    <w:tmpl w:val="07905BB2"/>
    <w:lvl w:ilvl="0">
      <w:start w:val="1"/>
      <w:numFmt w:val="decimal"/>
      <w:lvlText w:val="%1."/>
      <w:lvlJc w:val="left"/>
      <w:pPr>
        <w:tabs>
          <w:tab w:val="num" w:pos="880"/>
        </w:tabs>
        <w:ind w:left="880" w:hanging="720"/>
      </w:pPr>
      <w:rPr>
        <w:rFonts w:ascii="Aptos" w:eastAsiaTheme="minorEastAsia" w:hAnsi="Aptos" w:cs="Aptos"/>
        <w:sz w:val="21"/>
        <w:szCs w:val="21"/>
      </w:rPr>
    </w:lvl>
    <w:lvl w:ilvl="1">
      <w:start w:val="1"/>
      <w:numFmt w:val="decimal"/>
      <w:lvlText w:val="%2."/>
      <w:lvlJc w:val="left"/>
      <w:pPr>
        <w:tabs>
          <w:tab w:val="num" w:pos="1600"/>
        </w:tabs>
        <w:ind w:left="1600" w:hanging="720"/>
      </w:pPr>
    </w:lvl>
    <w:lvl w:ilvl="2">
      <w:start w:val="1"/>
      <w:numFmt w:val="decimal"/>
      <w:lvlText w:val="%3."/>
      <w:lvlJc w:val="left"/>
      <w:pPr>
        <w:tabs>
          <w:tab w:val="num" w:pos="2320"/>
        </w:tabs>
        <w:ind w:left="2320" w:hanging="720"/>
      </w:pPr>
    </w:lvl>
    <w:lvl w:ilvl="3">
      <w:start w:val="1"/>
      <w:numFmt w:val="decimal"/>
      <w:lvlText w:val="%4."/>
      <w:lvlJc w:val="left"/>
      <w:pPr>
        <w:tabs>
          <w:tab w:val="num" w:pos="3040"/>
        </w:tabs>
        <w:ind w:left="3040" w:hanging="720"/>
      </w:pPr>
    </w:lvl>
    <w:lvl w:ilvl="4">
      <w:start w:val="1"/>
      <w:numFmt w:val="decimal"/>
      <w:lvlText w:val="%5."/>
      <w:lvlJc w:val="left"/>
      <w:pPr>
        <w:tabs>
          <w:tab w:val="num" w:pos="3760"/>
        </w:tabs>
        <w:ind w:left="3760" w:hanging="720"/>
      </w:pPr>
    </w:lvl>
    <w:lvl w:ilvl="5">
      <w:start w:val="1"/>
      <w:numFmt w:val="decimal"/>
      <w:lvlText w:val="%6."/>
      <w:lvlJc w:val="left"/>
      <w:pPr>
        <w:tabs>
          <w:tab w:val="num" w:pos="4480"/>
        </w:tabs>
        <w:ind w:left="4480" w:hanging="720"/>
      </w:pPr>
    </w:lvl>
    <w:lvl w:ilvl="6">
      <w:start w:val="1"/>
      <w:numFmt w:val="decimal"/>
      <w:lvlText w:val="%7."/>
      <w:lvlJc w:val="left"/>
      <w:pPr>
        <w:tabs>
          <w:tab w:val="num" w:pos="5200"/>
        </w:tabs>
        <w:ind w:left="5200" w:hanging="720"/>
      </w:pPr>
    </w:lvl>
    <w:lvl w:ilvl="7">
      <w:start w:val="1"/>
      <w:numFmt w:val="decimal"/>
      <w:lvlText w:val="%8."/>
      <w:lvlJc w:val="left"/>
      <w:pPr>
        <w:tabs>
          <w:tab w:val="num" w:pos="5920"/>
        </w:tabs>
        <w:ind w:left="5920" w:hanging="720"/>
      </w:pPr>
    </w:lvl>
    <w:lvl w:ilvl="8">
      <w:start w:val="1"/>
      <w:numFmt w:val="decimal"/>
      <w:lvlText w:val="%9."/>
      <w:lvlJc w:val="left"/>
      <w:pPr>
        <w:tabs>
          <w:tab w:val="num" w:pos="6640"/>
        </w:tabs>
        <w:ind w:left="6640" w:hanging="720"/>
      </w:pPr>
    </w:lvl>
  </w:abstractNum>
  <w:abstractNum w:abstractNumId="2" w15:restartNumberingAfterBreak="0">
    <w:nsid w:val="253C2A48"/>
    <w:multiLevelType w:val="multilevel"/>
    <w:tmpl w:val="07905BB2"/>
    <w:lvl w:ilvl="0">
      <w:start w:val="1"/>
      <w:numFmt w:val="decimal"/>
      <w:lvlText w:val="%1."/>
      <w:lvlJc w:val="left"/>
      <w:pPr>
        <w:tabs>
          <w:tab w:val="num" w:pos="880"/>
        </w:tabs>
        <w:ind w:left="880" w:hanging="720"/>
      </w:pPr>
      <w:rPr>
        <w:rFonts w:ascii="Aptos" w:eastAsiaTheme="minorEastAsia" w:hAnsi="Aptos" w:cs="Aptos"/>
        <w:sz w:val="21"/>
        <w:szCs w:val="21"/>
      </w:rPr>
    </w:lvl>
    <w:lvl w:ilvl="1">
      <w:start w:val="1"/>
      <w:numFmt w:val="decimal"/>
      <w:lvlText w:val="%2."/>
      <w:lvlJc w:val="left"/>
      <w:pPr>
        <w:tabs>
          <w:tab w:val="num" w:pos="1600"/>
        </w:tabs>
        <w:ind w:left="1600" w:hanging="720"/>
      </w:pPr>
    </w:lvl>
    <w:lvl w:ilvl="2">
      <w:start w:val="1"/>
      <w:numFmt w:val="decimal"/>
      <w:lvlText w:val="%3."/>
      <w:lvlJc w:val="left"/>
      <w:pPr>
        <w:tabs>
          <w:tab w:val="num" w:pos="2320"/>
        </w:tabs>
        <w:ind w:left="2320" w:hanging="720"/>
      </w:pPr>
    </w:lvl>
    <w:lvl w:ilvl="3">
      <w:start w:val="1"/>
      <w:numFmt w:val="decimal"/>
      <w:lvlText w:val="%4."/>
      <w:lvlJc w:val="left"/>
      <w:pPr>
        <w:tabs>
          <w:tab w:val="num" w:pos="3040"/>
        </w:tabs>
        <w:ind w:left="3040" w:hanging="720"/>
      </w:pPr>
    </w:lvl>
    <w:lvl w:ilvl="4">
      <w:start w:val="1"/>
      <w:numFmt w:val="decimal"/>
      <w:lvlText w:val="%5."/>
      <w:lvlJc w:val="left"/>
      <w:pPr>
        <w:tabs>
          <w:tab w:val="num" w:pos="3760"/>
        </w:tabs>
        <w:ind w:left="3760" w:hanging="720"/>
      </w:pPr>
    </w:lvl>
    <w:lvl w:ilvl="5">
      <w:start w:val="1"/>
      <w:numFmt w:val="decimal"/>
      <w:lvlText w:val="%6."/>
      <w:lvlJc w:val="left"/>
      <w:pPr>
        <w:tabs>
          <w:tab w:val="num" w:pos="4480"/>
        </w:tabs>
        <w:ind w:left="4480" w:hanging="720"/>
      </w:pPr>
    </w:lvl>
    <w:lvl w:ilvl="6">
      <w:start w:val="1"/>
      <w:numFmt w:val="decimal"/>
      <w:lvlText w:val="%7."/>
      <w:lvlJc w:val="left"/>
      <w:pPr>
        <w:tabs>
          <w:tab w:val="num" w:pos="5200"/>
        </w:tabs>
        <w:ind w:left="5200" w:hanging="720"/>
      </w:pPr>
    </w:lvl>
    <w:lvl w:ilvl="7">
      <w:start w:val="1"/>
      <w:numFmt w:val="decimal"/>
      <w:lvlText w:val="%8."/>
      <w:lvlJc w:val="left"/>
      <w:pPr>
        <w:tabs>
          <w:tab w:val="num" w:pos="5920"/>
        </w:tabs>
        <w:ind w:left="5920" w:hanging="720"/>
      </w:pPr>
    </w:lvl>
    <w:lvl w:ilvl="8">
      <w:start w:val="1"/>
      <w:numFmt w:val="decimal"/>
      <w:lvlText w:val="%9."/>
      <w:lvlJc w:val="left"/>
      <w:pPr>
        <w:tabs>
          <w:tab w:val="num" w:pos="6640"/>
        </w:tabs>
        <w:ind w:left="6640" w:hanging="720"/>
      </w:pPr>
    </w:lvl>
  </w:abstractNum>
  <w:abstractNum w:abstractNumId="3" w15:restartNumberingAfterBreak="0">
    <w:nsid w:val="5BB32E0C"/>
    <w:multiLevelType w:val="multilevel"/>
    <w:tmpl w:val="0DE44410"/>
    <w:lvl w:ilvl="0">
      <w:start w:val="1"/>
      <w:numFmt w:val="bullet"/>
      <w:lvlText w:val=""/>
      <w:lvlJc w:val="left"/>
      <w:pPr>
        <w:ind w:left="720" w:hanging="360"/>
      </w:pPr>
      <w:rPr>
        <w:rFonts w:ascii="Symbol" w:hAnsi="Symbol" w:hint="default"/>
      </w:rPr>
    </w:lvl>
    <w:lvl w:ilvl="1">
      <w:start w:val="1"/>
      <w:numFmt w:val="decimal"/>
      <w:lvlText w:val="%2."/>
      <w:lvlJc w:val="left"/>
      <w:pPr>
        <w:tabs>
          <w:tab w:val="num" w:pos="1800"/>
        </w:tabs>
        <w:ind w:left="1800" w:hanging="720"/>
      </w:pPr>
    </w:lvl>
    <w:lvl w:ilvl="2">
      <w:start w:val="1"/>
      <w:numFmt w:val="decimal"/>
      <w:lvlText w:val="%3."/>
      <w:lvlJc w:val="left"/>
      <w:pPr>
        <w:tabs>
          <w:tab w:val="num" w:pos="2520"/>
        </w:tabs>
        <w:ind w:left="2520" w:hanging="720"/>
      </w:pPr>
    </w:lvl>
    <w:lvl w:ilvl="3">
      <w:start w:val="1"/>
      <w:numFmt w:val="decimal"/>
      <w:lvlText w:val="%4."/>
      <w:lvlJc w:val="left"/>
      <w:pPr>
        <w:tabs>
          <w:tab w:val="num" w:pos="3240"/>
        </w:tabs>
        <w:ind w:left="3240" w:hanging="720"/>
      </w:pPr>
    </w:lvl>
    <w:lvl w:ilvl="4">
      <w:start w:val="1"/>
      <w:numFmt w:val="decimal"/>
      <w:lvlText w:val="%5."/>
      <w:lvlJc w:val="left"/>
      <w:pPr>
        <w:tabs>
          <w:tab w:val="num" w:pos="3960"/>
        </w:tabs>
        <w:ind w:left="3960" w:hanging="720"/>
      </w:pPr>
    </w:lvl>
    <w:lvl w:ilvl="5">
      <w:start w:val="1"/>
      <w:numFmt w:val="decimal"/>
      <w:lvlText w:val="%6."/>
      <w:lvlJc w:val="left"/>
      <w:pPr>
        <w:tabs>
          <w:tab w:val="num" w:pos="4680"/>
        </w:tabs>
        <w:ind w:left="4680" w:hanging="720"/>
      </w:pPr>
    </w:lvl>
    <w:lvl w:ilvl="6">
      <w:start w:val="1"/>
      <w:numFmt w:val="decimal"/>
      <w:lvlText w:val="%7."/>
      <w:lvlJc w:val="left"/>
      <w:pPr>
        <w:tabs>
          <w:tab w:val="num" w:pos="5400"/>
        </w:tabs>
        <w:ind w:left="5400" w:hanging="720"/>
      </w:pPr>
    </w:lvl>
    <w:lvl w:ilvl="7">
      <w:start w:val="1"/>
      <w:numFmt w:val="decimal"/>
      <w:lvlText w:val="%8."/>
      <w:lvlJc w:val="left"/>
      <w:pPr>
        <w:tabs>
          <w:tab w:val="num" w:pos="6120"/>
        </w:tabs>
        <w:ind w:left="6120" w:hanging="720"/>
      </w:pPr>
    </w:lvl>
    <w:lvl w:ilvl="8">
      <w:start w:val="1"/>
      <w:numFmt w:val="decimal"/>
      <w:lvlText w:val="%9."/>
      <w:lvlJc w:val="left"/>
      <w:pPr>
        <w:tabs>
          <w:tab w:val="num" w:pos="6840"/>
        </w:tabs>
        <w:ind w:left="6840" w:hanging="720"/>
      </w:pPr>
    </w:lvl>
  </w:abstractNum>
  <w:abstractNum w:abstractNumId="4" w15:restartNumberingAfterBreak="0">
    <w:nsid w:val="780406F1"/>
    <w:multiLevelType w:val="multilevel"/>
    <w:tmpl w:val="0DE44410"/>
    <w:lvl w:ilvl="0">
      <w:start w:val="1"/>
      <w:numFmt w:val="bullet"/>
      <w:lvlText w:val=""/>
      <w:lvlJc w:val="left"/>
      <w:pPr>
        <w:ind w:left="720" w:hanging="360"/>
      </w:pPr>
      <w:rPr>
        <w:rFonts w:ascii="Symbol" w:hAnsi="Symbol" w:hint="default"/>
      </w:rPr>
    </w:lvl>
    <w:lvl w:ilvl="1">
      <w:start w:val="1"/>
      <w:numFmt w:val="decimal"/>
      <w:lvlText w:val="%2."/>
      <w:lvlJc w:val="left"/>
      <w:pPr>
        <w:tabs>
          <w:tab w:val="num" w:pos="1800"/>
        </w:tabs>
        <w:ind w:left="1800" w:hanging="720"/>
      </w:pPr>
    </w:lvl>
    <w:lvl w:ilvl="2">
      <w:start w:val="1"/>
      <w:numFmt w:val="decimal"/>
      <w:lvlText w:val="%3."/>
      <w:lvlJc w:val="left"/>
      <w:pPr>
        <w:tabs>
          <w:tab w:val="num" w:pos="2520"/>
        </w:tabs>
        <w:ind w:left="2520" w:hanging="720"/>
      </w:pPr>
    </w:lvl>
    <w:lvl w:ilvl="3">
      <w:start w:val="1"/>
      <w:numFmt w:val="decimal"/>
      <w:lvlText w:val="%4."/>
      <w:lvlJc w:val="left"/>
      <w:pPr>
        <w:tabs>
          <w:tab w:val="num" w:pos="3240"/>
        </w:tabs>
        <w:ind w:left="3240" w:hanging="720"/>
      </w:pPr>
    </w:lvl>
    <w:lvl w:ilvl="4">
      <w:start w:val="1"/>
      <w:numFmt w:val="decimal"/>
      <w:lvlText w:val="%5."/>
      <w:lvlJc w:val="left"/>
      <w:pPr>
        <w:tabs>
          <w:tab w:val="num" w:pos="3960"/>
        </w:tabs>
        <w:ind w:left="3960" w:hanging="720"/>
      </w:pPr>
    </w:lvl>
    <w:lvl w:ilvl="5">
      <w:start w:val="1"/>
      <w:numFmt w:val="decimal"/>
      <w:lvlText w:val="%6."/>
      <w:lvlJc w:val="left"/>
      <w:pPr>
        <w:tabs>
          <w:tab w:val="num" w:pos="4680"/>
        </w:tabs>
        <w:ind w:left="4680" w:hanging="720"/>
      </w:pPr>
    </w:lvl>
    <w:lvl w:ilvl="6">
      <w:start w:val="1"/>
      <w:numFmt w:val="decimal"/>
      <w:lvlText w:val="%7."/>
      <w:lvlJc w:val="left"/>
      <w:pPr>
        <w:tabs>
          <w:tab w:val="num" w:pos="5400"/>
        </w:tabs>
        <w:ind w:left="5400" w:hanging="720"/>
      </w:pPr>
    </w:lvl>
    <w:lvl w:ilvl="7">
      <w:start w:val="1"/>
      <w:numFmt w:val="decimal"/>
      <w:lvlText w:val="%8."/>
      <w:lvlJc w:val="left"/>
      <w:pPr>
        <w:tabs>
          <w:tab w:val="num" w:pos="6120"/>
        </w:tabs>
        <w:ind w:left="6120" w:hanging="720"/>
      </w:pPr>
    </w:lvl>
    <w:lvl w:ilvl="8">
      <w:start w:val="1"/>
      <w:numFmt w:val="decimal"/>
      <w:lvlText w:val="%9."/>
      <w:lvlJc w:val="left"/>
      <w:pPr>
        <w:tabs>
          <w:tab w:val="num" w:pos="6840"/>
        </w:tabs>
        <w:ind w:left="6840" w:hanging="720"/>
      </w:pPr>
    </w:lvl>
  </w:abstractNum>
  <w:num w:numId="1" w16cid:durableId="1481842692">
    <w:abstractNumId w:val="3"/>
  </w:num>
  <w:num w:numId="2" w16cid:durableId="1956713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4501716">
    <w:abstractNumId w:val="2"/>
  </w:num>
  <w:num w:numId="4" w16cid:durableId="702175502">
    <w:abstractNumId w:val="1"/>
  </w:num>
  <w:num w:numId="5" w16cid:durableId="1887328733">
    <w:abstractNumId w:val="0"/>
  </w:num>
  <w:num w:numId="6" w16cid:durableId="191110955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grace Gacang">
    <w15:presenceInfo w15:providerId="AD" w15:userId="S::Margrace.Gacang@brain-box.com.au::c82e3c2e-4ef2-49b3-9f3b-42c8b50467e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3AFE"/>
    <w:rsid w:val="00016BC5"/>
    <w:rsid w:val="00044138"/>
    <w:rsid w:val="00050E26"/>
    <w:rsid w:val="00080458"/>
    <w:rsid w:val="00090C86"/>
    <w:rsid w:val="00122BF9"/>
    <w:rsid w:val="00124725"/>
    <w:rsid w:val="00124E51"/>
    <w:rsid w:val="00155A2B"/>
    <w:rsid w:val="001600BB"/>
    <w:rsid w:val="00191301"/>
    <w:rsid w:val="00193E46"/>
    <w:rsid w:val="001A20AF"/>
    <w:rsid w:val="001A460F"/>
    <w:rsid w:val="001C0070"/>
    <w:rsid w:val="001D1513"/>
    <w:rsid w:val="001D62B7"/>
    <w:rsid w:val="001E7D5E"/>
    <w:rsid w:val="001F3123"/>
    <w:rsid w:val="001F6D4A"/>
    <w:rsid w:val="00224F88"/>
    <w:rsid w:val="00255359"/>
    <w:rsid w:val="002836B7"/>
    <w:rsid w:val="00285028"/>
    <w:rsid w:val="002A4C34"/>
    <w:rsid w:val="002B44FF"/>
    <w:rsid w:val="002E5313"/>
    <w:rsid w:val="00323C0E"/>
    <w:rsid w:val="00334348"/>
    <w:rsid w:val="003435E9"/>
    <w:rsid w:val="00367611"/>
    <w:rsid w:val="00372CBB"/>
    <w:rsid w:val="0037555F"/>
    <w:rsid w:val="00393242"/>
    <w:rsid w:val="003A3772"/>
    <w:rsid w:val="004025EF"/>
    <w:rsid w:val="004532DA"/>
    <w:rsid w:val="00456AA6"/>
    <w:rsid w:val="0047259B"/>
    <w:rsid w:val="00475ABA"/>
    <w:rsid w:val="004B4ECA"/>
    <w:rsid w:val="004C1671"/>
    <w:rsid w:val="004C4BA9"/>
    <w:rsid w:val="004E3225"/>
    <w:rsid w:val="004E3A84"/>
    <w:rsid w:val="005144F5"/>
    <w:rsid w:val="005172E1"/>
    <w:rsid w:val="00532178"/>
    <w:rsid w:val="005471BE"/>
    <w:rsid w:val="0055080D"/>
    <w:rsid w:val="00624862"/>
    <w:rsid w:val="006317D2"/>
    <w:rsid w:val="00661F8C"/>
    <w:rsid w:val="00674F98"/>
    <w:rsid w:val="00685E7C"/>
    <w:rsid w:val="006938D9"/>
    <w:rsid w:val="006A7B9C"/>
    <w:rsid w:val="006B2728"/>
    <w:rsid w:val="006C3DF9"/>
    <w:rsid w:val="006D5477"/>
    <w:rsid w:val="006D78A9"/>
    <w:rsid w:val="00707E93"/>
    <w:rsid w:val="007248F5"/>
    <w:rsid w:val="00787243"/>
    <w:rsid w:val="007B2118"/>
    <w:rsid w:val="007D3C48"/>
    <w:rsid w:val="007E14DD"/>
    <w:rsid w:val="00801C89"/>
    <w:rsid w:val="00810F8C"/>
    <w:rsid w:val="0081568B"/>
    <w:rsid w:val="00822546"/>
    <w:rsid w:val="00827BDF"/>
    <w:rsid w:val="0084785C"/>
    <w:rsid w:val="00861D21"/>
    <w:rsid w:val="00866922"/>
    <w:rsid w:val="00877834"/>
    <w:rsid w:val="008B1635"/>
    <w:rsid w:val="008D08AC"/>
    <w:rsid w:val="008F1D22"/>
    <w:rsid w:val="0090118D"/>
    <w:rsid w:val="00922DF4"/>
    <w:rsid w:val="00934D1F"/>
    <w:rsid w:val="00960216"/>
    <w:rsid w:val="00987B33"/>
    <w:rsid w:val="00995949"/>
    <w:rsid w:val="009A2367"/>
    <w:rsid w:val="009D5479"/>
    <w:rsid w:val="009E7ADD"/>
    <w:rsid w:val="00A24A0C"/>
    <w:rsid w:val="00A2632C"/>
    <w:rsid w:val="00A5321A"/>
    <w:rsid w:val="00A67BF3"/>
    <w:rsid w:val="00A705B9"/>
    <w:rsid w:val="00A767E1"/>
    <w:rsid w:val="00AB0860"/>
    <w:rsid w:val="00AD2C6B"/>
    <w:rsid w:val="00AF2F06"/>
    <w:rsid w:val="00B136D7"/>
    <w:rsid w:val="00B20A8E"/>
    <w:rsid w:val="00B75FE8"/>
    <w:rsid w:val="00B83B7F"/>
    <w:rsid w:val="00B93AFE"/>
    <w:rsid w:val="00BA4978"/>
    <w:rsid w:val="00BC3AEF"/>
    <w:rsid w:val="00BD15B1"/>
    <w:rsid w:val="00BD4DCE"/>
    <w:rsid w:val="00BD5B74"/>
    <w:rsid w:val="00BE6D96"/>
    <w:rsid w:val="00C03D78"/>
    <w:rsid w:val="00C0613E"/>
    <w:rsid w:val="00C24CED"/>
    <w:rsid w:val="00C276E9"/>
    <w:rsid w:val="00C35EF1"/>
    <w:rsid w:val="00C54806"/>
    <w:rsid w:val="00CC03A9"/>
    <w:rsid w:val="00D0084A"/>
    <w:rsid w:val="00D10A26"/>
    <w:rsid w:val="00DA3F75"/>
    <w:rsid w:val="00DB54F7"/>
    <w:rsid w:val="00DC12AC"/>
    <w:rsid w:val="00DF0405"/>
    <w:rsid w:val="00DF7D2C"/>
    <w:rsid w:val="00E02C78"/>
    <w:rsid w:val="00E27924"/>
    <w:rsid w:val="00E42F5B"/>
    <w:rsid w:val="00E54E7D"/>
    <w:rsid w:val="00E67CC1"/>
    <w:rsid w:val="00E94B26"/>
    <w:rsid w:val="00E969ED"/>
    <w:rsid w:val="00EA05F5"/>
    <w:rsid w:val="00F25E6F"/>
    <w:rsid w:val="00F33D98"/>
    <w:rsid w:val="00F4231A"/>
    <w:rsid w:val="00F5511E"/>
    <w:rsid w:val="00F7320C"/>
    <w:rsid w:val="00F75CD3"/>
    <w:rsid w:val="00FA6207"/>
    <w:rsid w:val="00FA6B07"/>
    <w:rsid w:val="00FB29B8"/>
    <w:rsid w:val="00FB4D7F"/>
    <w:rsid w:val="00FC1B3C"/>
    <w:rsid w:val="00FF3C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CD0B"/>
  <w15:docId w15:val="{97C45238-12D0-468E-BA39-3A55B17E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8A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6D78A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D78A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6D78A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78A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D78A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6D78A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6D78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D78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94B26"/>
    <w:pPr>
      <w:spacing w:after="0" w:line="240" w:lineRule="auto"/>
    </w:pPr>
  </w:style>
  <w:style w:type="character" w:customStyle="1" w:styleId="Heading1Char">
    <w:name w:val="Heading 1 Char"/>
    <w:basedOn w:val="DefaultParagraphFont"/>
    <w:link w:val="Heading1"/>
    <w:uiPriority w:val="9"/>
    <w:rsid w:val="006D78A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6D78A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6D78A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6D78A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D78A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D78A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6D78A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6D78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D78A9"/>
    <w:rPr>
      <w:rFonts w:asciiTheme="majorHAnsi" w:eastAsiaTheme="majorEastAsia" w:hAnsiTheme="majorHAnsi" w:cstheme="majorBidi"/>
      <w:i/>
      <w:iCs/>
      <w:color w:val="272727" w:themeColor="text1" w:themeTint="D8"/>
      <w:sz w:val="21"/>
      <w:szCs w:val="21"/>
    </w:rPr>
  </w:style>
  <w:style w:type="character" w:styleId="BookTitle">
    <w:name w:val="Book Title"/>
    <w:basedOn w:val="DefaultParagraphFont"/>
    <w:uiPriority w:val="33"/>
    <w:qFormat/>
    <w:rsid w:val="006D78A9"/>
    <w:rPr>
      <w:b/>
      <w:bCs/>
      <w:i/>
      <w:iCs/>
      <w:spacing w:val="5"/>
    </w:rPr>
  </w:style>
  <w:style w:type="paragraph" w:styleId="Caption">
    <w:name w:val="caption"/>
    <w:basedOn w:val="Normal"/>
    <w:next w:val="Normal"/>
    <w:uiPriority w:val="35"/>
    <w:semiHidden/>
    <w:unhideWhenUsed/>
    <w:qFormat/>
    <w:rsid w:val="006D78A9"/>
    <w:pPr>
      <w:spacing w:after="200" w:line="240" w:lineRule="auto"/>
    </w:pPr>
    <w:rPr>
      <w:i/>
      <w:iCs/>
      <w:color w:val="0E2841" w:themeColor="text2"/>
      <w:sz w:val="18"/>
      <w:szCs w:val="18"/>
    </w:rPr>
  </w:style>
  <w:style w:type="character" w:styleId="Emphasis">
    <w:name w:val="Emphasis"/>
    <w:basedOn w:val="DefaultParagraphFont"/>
    <w:uiPriority w:val="20"/>
    <w:qFormat/>
    <w:rsid w:val="006D78A9"/>
    <w:rPr>
      <w:i/>
      <w:iCs/>
    </w:rPr>
  </w:style>
  <w:style w:type="character" w:styleId="IntenseEmphasis">
    <w:name w:val="Intense Emphasis"/>
    <w:basedOn w:val="DefaultParagraphFont"/>
    <w:uiPriority w:val="21"/>
    <w:qFormat/>
    <w:rsid w:val="006D78A9"/>
    <w:rPr>
      <w:i/>
      <w:iCs/>
      <w:color w:val="156082" w:themeColor="accent1"/>
    </w:rPr>
  </w:style>
  <w:style w:type="paragraph" w:styleId="IntenseQuote">
    <w:name w:val="Intense Quote"/>
    <w:basedOn w:val="Normal"/>
    <w:next w:val="Normal"/>
    <w:link w:val="IntenseQuoteChar"/>
    <w:uiPriority w:val="30"/>
    <w:qFormat/>
    <w:rsid w:val="006D78A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6D78A9"/>
    <w:rPr>
      <w:i/>
      <w:iCs/>
      <w:color w:val="156082" w:themeColor="accent1"/>
    </w:rPr>
  </w:style>
  <w:style w:type="character" w:styleId="IntenseReference">
    <w:name w:val="Intense Reference"/>
    <w:basedOn w:val="DefaultParagraphFont"/>
    <w:uiPriority w:val="32"/>
    <w:qFormat/>
    <w:rsid w:val="006D78A9"/>
    <w:rPr>
      <w:b/>
      <w:bCs/>
      <w:smallCaps/>
      <w:color w:val="156082" w:themeColor="accent1"/>
      <w:spacing w:val="5"/>
    </w:rPr>
  </w:style>
  <w:style w:type="paragraph" w:styleId="ListParagraph">
    <w:name w:val="List Paragraph"/>
    <w:basedOn w:val="Normal"/>
    <w:uiPriority w:val="34"/>
    <w:qFormat/>
    <w:rsid w:val="006D78A9"/>
    <w:pPr>
      <w:ind w:left="720"/>
      <w:contextualSpacing/>
    </w:pPr>
  </w:style>
  <w:style w:type="paragraph" w:styleId="NoSpacing">
    <w:name w:val="No Spacing"/>
    <w:uiPriority w:val="1"/>
    <w:qFormat/>
    <w:rsid w:val="006D78A9"/>
    <w:pPr>
      <w:spacing w:after="0" w:line="240" w:lineRule="auto"/>
    </w:pPr>
  </w:style>
  <w:style w:type="paragraph" w:styleId="Quote">
    <w:name w:val="Quote"/>
    <w:basedOn w:val="Normal"/>
    <w:next w:val="Normal"/>
    <w:link w:val="QuoteChar"/>
    <w:uiPriority w:val="29"/>
    <w:qFormat/>
    <w:rsid w:val="006D78A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D78A9"/>
    <w:rPr>
      <w:i/>
      <w:iCs/>
      <w:color w:val="404040" w:themeColor="text1" w:themeTint="BF"/>
    </w:rPr>
  </w:style>
  <w:style w:type="character" w:styleId="Strong">
    <w:name w:val="Strong"/>
    <w:basedOn w:val="DefaultParagraphFont"/>
    <w:uiPriority w:val="22"/>
    <w:qFormat/>
    <w:rsid w:val="006D78A9"/>
    <w:rPr>
      <w:b/>
      <w:bCs/>
    </w:rPr>
  </w:style>
  <w:style w:type="paragraph" w:styleId="Subtitle">
    <w:name w:val="Subtitle"/>
    <w:basedOn w:val="Normal"/>
    <w:next w:val="Normal"/>
    <w:link w:val="SubtitleChar"/>
    <w:uiPriority w:val="11"/>
    <w:qFormat/>
    <w:rsid w:val="006D78A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6D78A9"/>
    <w:rPr>
      <w:color w:val="5A5A5A" w:themeColor="text1" w:themeTint="A5"/>
      <w:spacing w:val="15"/>
      <w:sz w:val="22"/>
      <w:szCs w:val="22"/>
    </w:rPr>
  </w:style>
  <w:style w:type="character" w:styleId="SubtleEmphasis">
    <w:name w:val="Subtle Emphasis"/>
    <w:basedOn w:val="DefaultParagraphFont"/>
    <w:uiPriority w:val="19"/>
    <w:qFormat/>
    <w:rsid w:val="006D78A9"/>
    <w:rPr>
      <w:i/>
      <w:iCs/>
      <w:color w:val="404040" w:themeColor="text1" w:themeTint="BF"/>
    </w:rPr>
  </w:style>
  <w:style w:type="character" w:styleId="SubtleReference">
    <w:name w:val="Subtle Reference"/>
    <w:basedOn w:val="DefaultParagraphFont"/>
    <w:uiPriority w:val="31"/>
    <w:qFormat/>
    <w:rsid w:val="006D78A9"/>
    <w:rPr>
      <w:smallCaps/>
      <w:color w:val="5A5A5A" w:themeColor="text1" w:themeTint="A5"/>
    </w:rPr>
  </w:style>
  <w:style w:type="paragraph" w:styleId="Title">
    <w:name w:val="Title"/>
    <w:basedOn w:val="Normal"/>
    <w:next w:val="Normal"/>
    <w:link w:val="TitleChar"/>
    <w:uiPriority w:val="10"/>
    <w:qFormat/>
    <w:rsid w:val="006D78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A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6D78A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microsoft.com/office/2011/relationships/people" Target="people.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0e6116e-87ac-46a6-aa1a-e67322aa0716" xsi:nil="true"/>
    <lcf76f155ced4ddcb4097134ff3c332f xmlns="68892007-bf19-42f8-a208-646c26c480f4">
      <Terms xmlns="http://schemas.microsoft.com/office/infopath/2007/PartnerControls"/>
    </lcf76f155ced4ddcb4097134ff3c332f>
    <_ApprovalAssignedTo xmlns="68892007-bf19-42f8-a208-646c26c480f4">
      <UserInfo>
        <DisplayName/>
        <AccountId xsi:nil="true"/>
        <AccountType/>
      </UserInfo>
    </_ApprovalAssignedTo>
    <_ApprovalRespondedBy xmlns="68892007-bf19-42f8-a208-646c26c480f4">
      <UserInfo>
        <DisplayName/>
        <AccountId xsi:nil="true"/>
        <AccountType/>
      </UserInfo>
    </_ApprovalRespondedBy>
    <_ApprovalStatus xmlns="68892007-bf19-42f8-a208-646c26c480f4">0</_ApprovalStatus>
    <_ApprovalSentBy xmlns="68892007-bf19-42f8-a208-646c26c480f4">
      <UserInfo>
        <DisplayName/>
        <AccountId xsi:nil="true"/>
        <AccountType/>
      </UserInfo>
    </_ApprovalSentBy>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997348A47C88445B3B85B79983A5252" ma:contentTypeVersion="22" ma:contentTypeDescription="Create a new document." ma:contentTypeScope="" ma:versionID="c9b200346651a4e8ec83ebfc71fbeafc">
  <xsd:schema xmlns:xsd="http://www.w3.org/2001/XMLSchema" xmlns:xs="http://www.w3.org/2001/XMLSchema" xmlns:p="http://schemas.microsoft.com/office/2006/metadata/properties" xmlns:ns2="68892007-bf19-42f8-a208-646c26c480f4" xmlns:ns3="a0e6116e-87ac-46a6-aa1a-e67322aa0716" targetNamespace="http://schemas.microsoft.com/office/2006/metadata/properties" ma:root="true" ma:fieldsID="ad51bdee958e40a4a892e673517b2b76" ns2:_="" ns3:_="">
    <xsd:import namespace="68892007-bf19-42f8-a208-646c26c480f4"/>
    <xsd:import namespace="a0e6116e-87ac-46a6-aa1a-e67322aa071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element ref="ns2:_ApprovalAssignedTo" minOccurs="0"/>
                <xsd:element ref="ns2:_ApprovalRespondedBy" minOccurs="0"/>
                <xsd:element ref="ns2:_ApprovalSentBy" minOccurs="0"/>
                <xsd:element ref="ns2:_Approval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92007-bf19-42f8-a208-646c26c480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cfd313-3aa4-436d-b249-170e4d38162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_ApprovalAssignedTo" ma:index="26" nillable="true" ma:displayName="Approver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7" nillable="true" ma:displayName="Response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8" nillable="true" ma:displayName="Approval Creator"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29" nillable="true" ma:displayName="Approval status" ma:internalName="_Approval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0e6116e-87ac-46a6-aa1a-e67322aa071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723de26-505f-43fd-9a5f-e7beff92e963}" ma:internalName="TaxCatchAll" ma:showField="CatchAllData" ma:web="a0e6116e-87ac-46a6-aa1a-e67322aa0716">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6B5A4-2256-4C55-8219-57C9892CEF4A}">
  <ds:schemaRefs>
    <ds:schemaRef ds:uri="http://schemas.microsoft.com/sharepoint/v3/contenttype/forms"/>
  </ds:schemaRefs>
</ds:datastoreItem>
</file>

<file path=customXml/itemProps2.xml><?xml version="1.0" encoding="utf-8"?>
<ds:datastoreItem xmlns:ds="http://schemas.openxmlformats.org/officeDocument/2006/customXml" ds:itemID="{02886392-DCA8-4DFB-8577-3EC1F045462D}">
  <ds:schemaRefs>
    <ds:schemaRef ds:uri="http://schemas.microsoft.com/office/2006/metadata/properties"/>
    <ds:schemaRef ds:uri="http://schemas.microsoft.com/office/infopath/2007/PartnerControls"/>
    <ds:schemaRef ds:uri="a0e6116e-87ac-46a6-aa1a-e67322aa0716"/>
    <ds:schemaRef ds:uri="68892007-bf19-42f8-a208-646c26c480f4"/>
  </ds:schemaRefs>
</ds:datastoreItem>
</file>

<file path=customXml/itemProps3.xml><?xml version="1.0" encoding="utf-8"?>
<ds:datastoreItem xmlns:ds="http://schemas.openxmlformats.org/officeDocument/2006/customXml" ds:itemID="{E79DE716-AD42-4FC5-8EFB-3A37876E1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92007-bf19-42f8-a208-646c26c480f4"/>
    <ds:schemaRef ds:uri="a0e6116e-87ac-46a6-aa1a-e67322aa07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462ADDD-C38A-0F4D-8CA4-BAB74A4BF757}">
  <ds:schemaRefs>
    <ds:schemaRef ds:uri="http://schemas.openxmlformats.org/officeDocument/2006/bibliography"/>
  </ds:schemaRefs>
</ds:datastoreItem>
</file>

<file path=docMetadata/LabelInfo.xml><?xml version="1.0" encoding="utf-8"?>
<clbl:labelList xmlns:clbl="http://schemas.microsoft.com/office/2020/mipLabelMetadata">
  <clbl:label id="{bad67290-3626-4c52-b9af-3ae19cbe5955}" enabled="0" method="" siteId="{bad67290-3626-4c52-b9af-3ae19cbe5955}" removed="1"/>
</clbl:labelList>
</file>

<file path=docProps/app.xml><?xml version="1.0" encoding="utf-8"?>
<Properties xmlns="http://schemas.openxmlformats.org/officeDocument/2006/extended-properties" xmlns:vt="http://schemas.openxmlformats.org/officeDocument/2006/docPropsVTypes">
  <Template>Normal.dotm</Template>
  <TotalTime>107</TotalTime>
  <Pages>20</Pages>
  <Words>5908</Words>
  <Characters>31904</Characters>
  <Application>Microsoft Office Word</Application>
  <DocSecurity>0</DocSecurity>
  <Lines>1100</Lines>
  <Paragraphs>859</Paragraphs>
  <ScaleCrop>false</ScaleCrop>
  <Company/>
  <LinksUpToDate>false</LinksUpToDate>
  <CharactersWithSpaces>36953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Playbook — Brainsource Corporation</dc:title>
  <dc:creator>Brainbox Group</dc:creator>
  <cp:lastModifiedBy>Margrace Gacang</cp:lastModifiedBy>
  <cp:revision>128</cp:revision>
  <dcterms:created xsi:type="dcterms:W3CDTF">2026-08-21T07:36:00Z</dcterms:created>
  <dcterms:modified xsi:type="dcterms:W3CDTF">2026-09-02T09:07:00Z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0x010100B997348A47C88445B3B85B79983A5252</vt:lpwstr>
  </property>
  <property fmtid="{D5CDD505-2E9C-101B-9397-08002B2CF9AE}" pid="3" name="MediaServiceImageTags">
    <vt:lpwstr/>
  </property>
</Properties>
</file>